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0B56" w14:textId="77777777" w:rsidR="00352D87" w:rsidRPr="009279D7" w:rsidRDefault="00BF3059" w:rsidP="5F32E68A">
      <w:pPr>
        <w:spacing w:after="0" w:line="360" w:lineRule="auto"/>
        <w:ind w:right="0"/>
        <w:jc w:val="center"/>
        <w:rPr>
          <w:sz w:val="32"/>
          <w:szCs w:val="32"/>
        </w:rPr>
      </w:pPr>
      <w:r w:rsidRPr="40219CDC">
        <w:rPr>
          <w:rFonts w:eastAsia="Calibri"/>
          <w:b/>
          <w:bCs/>
          <w:sz w:val="32"/>
          <w:szCs w:val="32"/>
        </w:rPr>
        <w:t xml:space="preserve">Soch College of IT </w:t>
      </w:r>
    </w:p>
    <w:p w14:paraId="4551D735" w14:textId="1B19E95A" w:rsidR="00352D87" w:rsidRPr="009279D7" w:rsidRDefault="5F32E68A">
      <w:pPr>
        <w:spacing w:after="108" w:line="259" w:lineRule="auto"/>
        <w:ind w:left="0" w:right="930" w:firstLine="0"/>
        <w:jc w:val="center"/>
        <w:rPr>
          <w:sz w:val="32"/>
          <w:szCs w:val="32"/>
        </w:rPr>
      </w:pPr>
      <w:r>
        <w:t xml:space="preserve">          </w:t>
      </w:r>
      <w:r w:rsidR="009279D7">
        <w:rPr>
          <w:rFonts w:eastAsia="Calibri"/>
          <w:noProof/>
        </w:rPr>
        <w:drawing>
          <wp:inline distT="0" distB="0" distL="0" distR="0" wp14:anchorId="723DF50D" wp14:editId="2EC514B4">
            <wp:extent cx="1151255" cy="1112444"/>
            <wp:effectExtent l="0" t="0" r="0" b="0"/>
            <wp:docPr id="32040320" name="Picture 58"/>
            <wp:cNvGraphicFramePr/>
            <a:graphic xmlns:a="http://schemas.openxmlformats.org/drawingml/2006/main">
              <a:graphicData uri="http://schemas.openxmlformats.org/drawingml/2006/picture">
                <pic:pic xmlns:pic="http://schemas.openxmlformats.org/drawingml/2006/picture">
                  <pic:nvPicPr>
                    <pic:cNvPr id="32040320" name="Picture 58"/>
                    <pic:cNvPicPr/>
                  </pic:nvPicPr>
                  <pic:blipFill>
                    <a:blip r:embed="rId8"/>
                    <a:stretch>
                      <a:fillRect/>
                    </a:stretch>
                  </pic:blipFill>
                  <pic:spPr>
                    <a:xfrm>
                      <a:off x="0" y="0"/>
                      <a:ext cx="1151255" cy="1112444"/>
                    </a:xfrm>
                    <a:prstGeom prst="rect">
                      <a:avLst/>
                    </a:prstGeom>
                  </pic:spPr>
                </pic:pic>
              </a:graphicData>
            </a:graphic>
          </wp:inline>
        </w:drawing>
      </w:r>
      <w:r w:rsidR="00BF3059" w:rsidRPr="5F32E68A">
        <w:rPr>
          <w:rFonts w:eastAsia="Calibri"/>
          <w:b/>
          <w:bCs/>
          <w:sz w:val="32"/>
          <w:szCs w:val="32"/>
        </w:rPr>
        <w:t xml:space="preserve"> </w:t>
      </w:r>
    </w:p>
    <w:p w14:paraId="6FB9D47B" w14:textId="226644CA" w:rsidR="00352D87" w:rsidRPr="009279D7" w:rsidRDefault="009279D7" w:rsidP="5784E4DB">
      <w:pPr>
        <w:spacing w:after="0" w:line="360" w:lineRule="auto"/>
        <w:ind w:right="0"/>
        <w:jc w:val="center"/>
        <w:rPr>
          <w:sz w:val="32"/>
          <w:szCs w:val="32"/>
        </w:rPr>
      </w:pPr>
      <w:r w:rsidRPr="5784E4DB">
        <w:rPr>
          <w:rFonts w:eastAsia="Calibri"/>
          <w:b/>
          <w:bCs/>
          <w:sz w:val="32"/>
          <w:szCs w:val="32"/>
        </w:rPr>
        <w:t>Tribhuvan</w:t>
      </w:r>
      <w:r w:rsidR="00BF3059" w:rsidRPr="5784E4DB">
        <w:rPr>
          <w:rFonts w:eastAsia="Calibri"/>
          <w:b/>
          <w:bCs/>
          <w:sz w:val="32"/>
          <w:szCs w:val="32"/>
        </w:rPr>
        <w:t xml:space="preserve"> University </w:t>
      </w:r>
    </w:p>
    <w:p w14:paraId="0CCDDF9A" w14:textId="77777777" w:rsidR="009279D7" w:rsidRDefault="00BF3059" w:rsidP="009279D7">
      <w:pPr>
        <w:spacing w:after="189" w:line="259" w:lineRule="auto"/>
        <w:ind w:right="999"/>
        <w:jc w:val="center"/>
        <w:rPr>
          <w:sz w:val="32"/>
          <w:szCs w:val="32"/>
        </w:rPr>
      </w:pPr>
      <w:r w:rsidRPr="009279D7">
        <w:rPr>
          <w:rFonts w:eastAsia="Calibri"/>
          <w:b/>
          <w:sz w:val="32"/>
          <w:szCs w:val="32"/>
        </w:rPr>
        <w:t xml:space="preserve">Institute of Science and Technology </w:t>
      </w:r>
    </w:p>
    <w:p w14:paraId="36EEB97D" w14:textId="54D86600" w:rsidR="00352D87" w:rsidRPr="009279D7" w:rsidRDefault="00BF3059" w:rsidP="009279D7">
      <w:pPr>
        <w:spacing w:after="189" w:line="259" w:lineRule="auto"/>
        <w:ind w:right="999"/>
        <w:jc w:val="center"/>
        <w:rPr>
          <w:sz w:val="32"/>
          <w:szCs w:val="32"/>
        </w:rPr>
      </w:pPr>
      <w:r w:rsidRPr="009279D7">
        <w:rPr>
          <w:rFonts w:eastAsia="Calibri"/>
          <w:b/>
          <w:sz w:val="32"/>
          <w:szCs w:val="32"/>
        </w:rPr>
        <w:t xml:space="preserve"> </w:t>
      </w:r>
    </w:p>
    <w:p w14:paraId="7F4EBA49" w14:textId="38328AD9" w:rsidR="00352D87" w:rsidRPr="009279D7" w:rsidRDefault="009279D7">
      <w:pPr>
        <w:spacing w:after="189" w:line="259" w:lineRule="auto"/>
        <w:ind w:right="994"/>
        <w:jc w:val="center"/>
        <w:rPr>
          <w:sz w:val="32"/>
          <w:szCs w:val="32"/>
        </w:rPr>
      </w:pPr>
      <w:r w:rsidRPr="4D4B6DC6">
        <w:rPr>
          <w:rFonts w:eastAsia="Calibri"/>
          <w:b/>
          <w:bCs/>
          <w:sz w:val="32"/>
          <w:szCs w:val="32"/>
        </w:rPr>
        <w:t xml:space="preserve">Final </w:t>
      </w:r>
      <w:r w:rsidR="0E3F1DED" w:rsidRPr="0E3F1DED">
        <w:rPr>
          <w:rFonts w:eastAsia="Calibri"/>
          <w:b/>
          <w:bCs/>
          <w:sz w:val="32"/>
          <w:szCs w:val="32"/>
        </w:rPr>
        <w:t>Year</w:t>
      </w:r>
      <w:r w:rsidR="4D4B6DC6" w:rsidRPr="4D4B6DC6">
        <w:rPr>
          <w:rFonts w:eastAsia="Calibri"/>
          <w:b/>
          <w:bCs/>
          <w:sz w:val="32"/>
          <w:szCs w:val="32"/>
        </w:rPr>
        <w:t xml:space="preserve"> </w:t>
      </w:r>
      <w:r w:rsidRPr="4D4B6DC6">
        <w:rPr>
          <w:rFonts w:eastAsia="Calibri"/>
          <w:b/>
          <w:bCs/>
          <w:sz w:val="32"/>
          <w:szCs w:val="32"/>
        </w:rPr>
        <w:t xml:space="preserve">Report </w:t>
      </w:r>
      <w:r w:rsidR="00BF3059" w:rsidRPr="4D4B6DC6">
        <w:rPr>
          <w:rFonts w:eastAsia="Calibri"/>
          <w:b/>
          <w:bCs/>
          <w:sz w:val="32"/>
          <w:szCs w:val="32"/>
        </w:rPr>
        <w:t xml:space="preserve">on </w:t>
      </w:r>
    </w:p>
    <w:p w14:paraId="0A4D8679" w14:textId="506C8566" w:rsidR="00352D87" w:rsidRPr="009279D7" w:rsidRDefault="14E00076">
      <w:pPr>
        <w:spacing w:after="189" w:line="259" w:lineRule="auto"/>
        <w:ind w:right="993"/>
        <w:jc w:val="center"/>
        <w:rPr>
          <w:sz w:val="32"/>
          <w:szCs w:val="32"/>
        </w:rPr>
      </w:pPr>
      <w:r w:rsidRPr="14E00076">
        <w:rPr>
          <w:rFonts w:eastAsia="Calibri"/>
          <w:b/>
          <w:bCs/>
          <w:sz w:val="32"/>
          <w:szCs w:val="32"/>
        </w:rPr>
        <w:t xml:space="preserve"> Mental</w:t>
      </w:r>
      <w:r w:rsidR="00441362" w:rsidRPr="1A6DC252">
        <w:rPr>
          <w:rFonts w:eastAsia="Calibri"/>
          <w:b/>
          <w:bCs/>
          <w:sz w:val="32"/>
          <w:szCs w:val="32"/>
        </w:rPr>
        <w:t xml:space="preserve"> Health and Rehabilit</w:t>
      </w:r>
      <w:r w:rsidR="00497198" w:rsidRPr="1A6DC252">
        <w:rPr>
          <w:rFonts w:eastAsia="Calibri"/>
          <w:b/>
          <w:bCs/>
          <w:sz w:val="32"/>
          <w:szCs w:val="32"/>
        </w:rPr>
        <w:t>ation Center</w:t>
      </w:r>
    </w:p>
    <w:p w14:paraId="5B2C7E7C" w14:textId="77777777" w:rsidR="00352D87" w:rsidRPr="009279D7" w:rsidRDefault="00BF3059">
      <w:pPr>
        <w:spacing w:after="190" w:line="259" w:lineRule="auto"/>
        <w:ind w:left="0" w:right="929" w:firstLine="0"/>
        <w:jc w:val="center"/>
        <w:rPr>
          <w:sz w:val="32"/>
          <w:szCs w:val="32"/>
        </w:rPr>
      </w:pPr>
      <w:r w:rsidRPr="009279D7">
        <w:rPr>
          <w:rFonts w:eastAsia="Calibri"/>
          <w:b/>
          <w:sz w:val="32"/>
          <w:szCs w:val="32"/>
        </w:rPr>
        <w:t xml:space="preserve"> </w:t>
      </w:r>
    </w:p>
    <w:p w14:paraId="0C02ACEF" w14:textId="73295BC1" w:rsidR="00352D87" w:rsidRPr="009279D7" w:rsidRDefault="00BF3059">
      <w:pPr>
        <w:spacing w:after="188" w:line="259" w:lineRule="auto"/>
        <w:ind w:right="994"/>
        <w:jc w:val="center"/>
        <w:rPr>
          <w:sz w:val="32"/>
          <w:szCs w:val="32"/>
        </w:rPr>
      </w:pPr>
      <w:r w:rsidRPr="106A3ADB">
        <w:rPr>
          <w:rFonts w:eastAsia="Calibri"/>
          <w:b/>
          <w:bCs/>
          <w:sz w:val="32"/>
          <w:szCs w:val="32"/>
          <w:u w:val="single"/>
        </w:rPr>
        <w:t>Submitted To</w:t>
      </w:r>
      <w:r w:rsidRPr="106A3ADB">
        <w:rPr>
          <w:rFonts w:eastAsia="Calibri"/>
          <w:b/>
          <w:bCs/>
          <w:sz w:val="32"/>
          <w:szCs w:val="32"/>
        </w:rPr>
        <w:t xml:space="preserve"> </w:t>
      </w:r>
    </w:p>
    <w:p w14:paraId="157A653F" w14:textId="1FC5E27D" w:rsidR="00352D87" w:rsidRPr="009279D7" w:rsidRDefault="00BF3059" w:rsidP="106A3ADB">
      <w:pPr>
        <w:spacing w:after="188" w:line="259" w:lineRule="auto"/>
        <w:ind w:right="994"/>
        <w:jc w:val="center"/>
        <w:rPr>
          <w:sz w:val="32"/>
          <w:szCs w:val="32"/>
        </w:rPr>
      </w:pPr>
      <w:r w:rsidRPr="494B2F7A">
        <w:rPr>
          <w:rFonts w:eastAsia="Calibri"/>
          <w:b/>
          <w:bCs/>
          <w:sz w:val="32"/>
          <w:szCs w:val="32"/>
        </w:rPr>
        <w:t xml:space="preserve">Department of Computer Science and Information Technology </w:t>
      </w:r>
    </w:p>
    <w:p w14:paraId="138AD763" w14:textId="77777777" w:rsidR="00352D87" w:rsidRPr="009279D7" w:rsidRDefault="00BF3059">
      <w:pPr>
        <w:spacing w:after="189" w:line="259" w:lineRule="auto"/>
        <w:ind w:right="997"/>
        <w:jc w:val="center"/>
        <w:rPr>
          <w:sz w:val="32"/>
          <w:szCs w:val="32"/>
        </w:rPr>
      </w:pPr>
      <w:r w:rsidRPr="009279D7">
        <w:rPr>
          <w:rFonts w:eastAsia="Calibri"/>
          <w:b/>
          <w:sz w:val="32"/>
          <w:szCs w:val="32"/>
        </w:rPr>
        <w:t xml:space="preserve">Soch College of IT </w:t>
      </w:r>
    </w:p>
    <w:p w14:paraId="5075BEF7" w14:textId="77777777" w:rsidR="00352D87" w:rsidRPr="009279D7" w:rsidRDefault="00BF3059">
      <w:pPr>
        <w:spacing w:after="188" w:line="259" w:lineRule="auto"/>
        <w:ind w:left="0" w:right="929" w:firstLine="0"/>
        <w:jc w:val="center"/>
        <w:rPr>
          <w:sz w:val="32"/>
          <w:szCs w:val="32"/>
        </w:rPr>
      </w:pPr>
      <w:r w:rsidRPr="009279D7">
        <w:rPr>
          <w:rFonts w:eastAsia="Calibri"/>
          <w:b/>
          <w:sz w:val="32"/>
          <w:szCs w:val="32"/>
        </w:rPr>
        <w:t xml:space="preserve"> </w:t>
      </w:r>
    </w:p>
    <w:p w14:paraId="502BE6F1" w14:textId="77777777" w:rsidR="00352D87" w:rsidRPr="009279D7" w:rsidRDefault="00BF3059">
      <w:pPr>
        <w:spacing w:after="161" w:line="278" w:lineRule="auto"/>
        <w:ind w:left="0" w:right="734" w:firstLine="0"/>
        <w:jc w:val="center"/>
        <w:rPr>
          <w:i/>
          <w:iCs/>
          <w:sz w:val="28"/>
          <w:szCs w:val="28"/>
        </w:rPr>
      </w:pPr>
      <w:r w:rsidRPr="009279D7">
        <w:rPr>
          <w:rFonts w:eastAsia="Calibri"/>
          <w:i/>
          <w:iCs/>
          <w:sz w:val="28"/>
          <w:szCs w:val="28"/>
        </w:rPr>
        <w:t xml:space="preserve">In partial fulfillment of the requirement for the bachelor’s degree in computer science and information technology </w:t>
      </w:r>
    </w:p>
    <w:p w14:paraId="3F4783E4" w14:textId="77777777" w:rsidR="00352D87" w:rsidRPr="009279D7" w:rsidRDefault="00BF3059">
      <w:pPr>
        <w:spacing w:after="188" w:line="259" w:lineRule="auto"/>
        <w:ind w:left="0" w:right="929" w:firstLine="0"/>
        <w:jc w:val="center"/>
        <w:rPr>
          <w:sz w:val="32"/>
          <w:szCs w:val="32"/>
        </w:rPr>
      </w:pPr>
      <w:r w:rsidRPr="009279D7">
        <w:rPr>
          <w:rFonts w:eastAsia="Calibri"/>
          <w:b/>
          <w:sz w:val="32"/>
          <w:szCs w:val="32"/>
        </w:rPr>
        <w:t xml:space="preserve"> </w:t>
      </w:r>
    </w:p>
    <w:p w14:paraId="359BA196" w14:textId="77777777" w:rsidR="00352D87" w:rsidRPr="009279D7" w:rsidRDefault="00BF3059">
      <w:pPr>
        <w:spacing w:after="188" w:line="259" w:lineRule="auto"/>
        <w:ind w:right="993"/>
        <w:jc w:val="center"/>
        <w:rPr>
          <w:sz w:val="32"/>
          <w:szCs w:val="32"/>
        </w:rPr>
      </w:pPr>
      <w:r w:rsidRPr="009279D7">
        <w:rPr>
          <w:rFonts w:eastAsia="Calibri"/>
          <w:b/>
          <w:sz w:val="32"/>
          <w:szCs w:val="32"/>
          <w:u w:val="single" w:color="000000"/>
        </w:rPr>
        <w:t>Submitted By:</w:t>
      </w:r>
      <w:r w:rsidRPr="009279D7">
        <w:rPr>
          <w:rFonts w:eastAsia="Calibri"/>
          <w:b/>
          <w:sz w:val="32"/>
          <w:szCs w:val="32"/>
        </w:rPr>
        <w:t xml:space="preserve"> </w:t>
      </w:r>
    </w:p>
    <w:p w14:paraId="2E92D694" w14:textId="77777777" w:rsidR="00352D87" w:rsidRPr="009279D7" w:rsidRDefault="00BF3059">
      <w:pPr>
        <w:spacing w:after="189" w:line="259" w:lineRule="auto"/>
        <w:ind w:right="996"/>
        <w:jc w:val="center"/>
        <w:rPr>
          <w:sz w:val="32"/>
          <w:szCs w:val="32"/>
        </w:rPr>
      </w:pPr>
      <w:r w:rsidRPr="2E34F64D">
        <w:rPr>
          <w:rFonts w:eastAsia="Calibri"/>
          <w:b/>
          <w:bCs/>
          <w:sz w:val="32"/>
          <w:szCs w:val="32"/>
        </w:rPr>
        <w:t xml:space="preserve">Mijash Sunar </w:t>
      </w:r>
    </w:p>
    <w:p w14:paraId="523EB27F" w14:textId="77777777" w:rsidR="00352D87" w:rsidRPr="009279D7" w:rsidRDefault="00BF3059">
      <w:pPr>
        <w:spacing w:after="189" w:line="259" w:lineRule="auto"/>
        <w:ind w:right="995"/>
        <w:jc w:val="center"/>
        <w:rPr>
          <w:sz w:val="32"/>
          <w:szCs w:val="32"/>
        </w:rPr>
      </w:pPr>
      <w:r w:rsidRPr="2E34F64D">
        <w:rPr>
          <w:rFonts w:eastAsia="Calibri"/>
          <w:b/>
          <w:bCs/>
          <w:sz w:val="32"/>
          <w:szCs w:val="32"/>
        </w:rPr>
        <w:t xml:space="preserve">Sangam </w:t>
      </w:r>
      <w:proofErr w:type="spellStart"/>
      <w:r w:rsidRPr="2E34F64D">
        <w:rPr>
          <w:rFonts w:eastAsia="Calibri"/>
          <w:b/>
          <w:bCs/>
          <w:sz w:val="32"/>
          <w:szCs w:val="32"/>
        </w:rPr>
        <w:t>Darlami</w:t>
      </w:r>
      <w:proofErr w:type="spellEnd"/>
      <w:r w:rsidRPr="2E34F64D">
        <w:rPr>
          <w:rFonts w:eastAsia="Calibri"/>
          <w:b/>
          <w:bCs/>
          <w:sz w:val="32"/>
          <w:szCs w:val="32"/>
        </w:rPr>
        <w:t xml:space="preserve"> </w:t>
      </w:r>
    </w:p>
    <w:p w14:paraId="4A529DF5" w14:textId="77777777" w:rsidR="00352D87" w:rsidRPr="009279D7" w:rsidRDefault="00BF3059">
      <w:pPr>
        <w:spacing w:after="189" w:line="259" w:lineRule="auto"/>
        <w:ind w:right="995"/>
        <w:jc w:val="center"/>
        <w:rPr>
          <w:sz w:val="32"/>
          <w:szCs w:val="32"/>
        </w:rPr>
      </w:pPr>
      <w:r w:rsidRPr="447578E3">
        <w:rPr>
          <w:rFonts w:eastAsia="Calibri"/>
          <w:b/>
          <w:bCs/>
          <w:sz w:val="32"/>
          <w:szCs w:val="32"/>
        </w:rPr>
        <w:t xml:space="preserve">Sandesh Pahari </w:t>
      </w:r>
    </w:p>
    <w:p w14:paraId="5B4009C3" w14:textId="3CB517D8" w:rsidR="001464EE" w:rsidRDefault="001464EE" w:rsidP="4E474805">
      <w:pPr>
        <w:spacing w:after="189" w:line="259" w:lineRule="auto"/>
        <w:ind w:right="995"/>
        <w:jc w:val="center"/>
        <w:rPr>
          <w:rFonts w:eastAsia="Calibri"/>
          <w:b/>
          <w:bCs/>
          <w:sz w:val="32"/>
          <w:szCs w:val="32"/>
        </w:rPr>
      </w:pPr>
    </w:p>
    <w:p w14:paraId="6C730E79" w14:textId="02CA2E75" w:rsidR="001464EE" w:rsidRDefault="73993895" w:rsidP="73993895">
      <w:pPr>
        <w:spacing w:after="189" w:line="259" w:lineRule="auto"/>
        <w:ind w:right="995"/>
        <w:jc w:val="center"/>
        <w:rPr>
          <w:sz w:val="32"/>
          <w:szCs w:val="32"/>
        </w:rPr>
      </w:pPr>
      <w:proofErr w:type="gramStart"/>
      <w:r w:rsidRPr="73993895">
        <w:rPr>
          <w:rFonts w:eastAsia="Calibri"/>
          <w:b/>
          <w:bCs/>
          <w:sz w:val="32"/>
          <w:szCs w:val="32"/>
        </w:rPr>
        <w:t>November</w:t>
      </w:r>
      <w:r w:rsidR="016D6F1C" w:rsidRPr="016D6F1C">
        <w:rPr>
          <w:rFonts w:eastAsia="Calibri"/>
          <w:b/>
          <w:bCs/>
          <w:sz w:val="32"/>
          <w:szCs w:val="32"/>
        </w:rPr>
        <w:t>,</w:t>
      </w:r>
      <w:r w:rsidR="00EA0716" w:rsidRPr="016D6F1C">
        <w:rPr>
          <w:rFonts w:eastAsia="Calibri"/>
          <w:b/>
          <w:bCs/>
          <w:sz w:val="32"/>
          <w:szCs w:val="32"/>
        </w:rPr>
        <w:t xml:space="preserve"> </w:t>
      </w:r>
      <w:r w:rsidR="447578E3" w:rsidRPr="447578E3">
        <w:rPr>
          <w:rFonts w:eastAsia="Calibri"/>
          <w:b/>
          <w:bCs/>
          <w:sz w:val="32"/>
          <w:szCs w:val="32"/>
        </w:rPr>
        <w:t xml:space="preserve"> </w:t>
      </w:r>
      <w:r w:rsidR="00BF3059" w:rsidRPr="016D6F1C">
        <w:rPr>
          <w:rFonts w:eastAsia="Calibri"/>
          <w:b/>
          <w:bCs/>
          <w:sz w:val="32"/>
          <w:szCs w:val="32"/>
        </w:rPr>
        <w:t>2025</w:t>
      </w:r>
      <w:proofErr w:type="gramEnd"/>
      <w:r w:rsidR="00BF3059" w:rsidRPr="016D6F1C">
        <w:rPr>
          <w:rFonts w:eastAsia="Calibri"/>
          <w:b/>
          <w:bCs/>
          <w:sz w:val="32"/>
          <w:szCs w:val="32"/>
        </w:rPr>
        <w:t xml:space="preserve"> </w:t>
      </w:r>
    </w:p>
    <w:p w14:paraId="4C8E088B" w14:textId="77777777" w:rsidR="0058207A" w:rsidRDefault="0058207A" w:rsidP="00CC7469"/>
    <w:p w14:paraId="049CDF66" w14:textId="7EB13302" w:rsidR="447578E3" w:rsidRDefault="447578E3" w:rsidP="447578E3">
      <w:pPr>
        <w:pStyle w:val="Heading1"/>
      </w:pPr>
    </w:p>
    <w:p w14:paraId="6268A87F" w14:textId="0403453F" w:rsidR="005A2505" w:rsidRDefault="005A2505" w:rsidP="005A2505">
      <w:pPr>
        <w:pStyle w:val="Heading1"/>
      </w:pPr>
      <w:r>
        <w:t>DECLARATION</w:t>
      </w:r>
    </w:p>
    <w:p w14:paraId="1493EE33" w14:textId="66EF8CBE" w:rsidR="7DE86B26" w:rsidRDefault="7DE86B26" w:rsidP="7DE86B26"/>
    <w:p w14:paraId="7FEA8818" w14:textId="422C3F84" w:rsidR="0058207A" w:rsidRDefault="0069186B" w:rsidP="00CC7469">
      <w:r>
        <w:t>We</w:t>
      </w:r>
      <w:r w:rsidR="0058207A">
        <w:t xml:space="preserve"> </w:t>
      </w:r>
      <w:r w:rsidR="00537267">
        <w:t>undersigned</w:t>
      </w:r>
      <w:r w:rsidR="0058207A">
        <w:t xml:space="preserve"> </w:t>
      </w:r>
      <w:r w:rsidR="005A2505">
        <w:t>Mijash Sunar, Sandesh Pahari</w:t>
      </w:r>
      <w:r w:rsidR="0058207A">
        <w:t xml:space="preserve"> and</w:t>
      </w:r>
      <w:r w:rsidR="005A2505">
        <w:t xml:space="preserve"> Sangam </w:t>
      </w:r>
      <w:proofErr w:type="spellStart"/>
      <w:r w:rsidR="005A2505">
        <w:t>Dar</w:t>
      </w:r>
      <w:r w:rsidR="000718B4">
        <w:t>l</w:t>
      </w:r>
      <w:r w:rsidR="005A2505">
        <w:t>a</w:t>
      </w:r>
      <w:r w:rsidR="000718B4">
        <w:t>m</w:t>
      </w:r>
      <w:r w:rsidR="005A2505">
        <w:t>i</w:t>
      </w:r>
      <w:proofErr w:type="spellEnd"/>
      <w:r w:rsidR="0058207A">
        <w:t>, hereby declare that the project "</w:t>
      </w:r>
      <w:r w:rsidR="000718B4">
        <w:rPr>
          <w:b/>
          <w:bCs/>
        </w:rPr>
        <w:t>Calmcore</w:t>
      </w:r>
      <w:r w:rsidR="00001F8F">
        <w:rPr>
          <w:b/>
          <w:bCs/>
        </w:rPr>
        <w:t xml:space="preserve"> Recovery</w:t>
      </w:r>
      <w:r w:rsidR="0058207A">
        <w:t>" submitted to Faculty of Science and Technology, Tribhuvan University, Kathmandu is our own original work.</w:t>
      </w:r>
    </w:p>
    <w:p w14:paraId="0D0DD087" w14:textId="77777777" w:rsidR="00BC1328" w:rsidRDefault="00C9036A" w:rsidP="00CC7469">
      <w:r>
        <w:t xml:space="preserve">We affirm that the project has been carried out by us as a group </w:t>
      </w:r>
      <w:r w:rsidR="00D42F06">
        <w:t xml:space="preserve">under the supervision of </w:t>
      </w:r>
      <w:r w:rsidR="00D42F06" w:rsidRPr="0096228A">
        <w:rPr>
          <w:bCs/>
        </w:rPr>
        <w:t>Ms. Aiyana Koirala</w:t>
      </w:r>
      <w:r w:rsidR="00D42F06">
        <w:t xml:space="preserve">, Soch College of IT, </w:t>
      </w:r>
      <w:proofErr w:type="spellStart"/>
      <w:r w:rsidR="00D42F06">
        <w:t>Ranipauwa</w:t>
      </w:r>
      <w:proofErr w:type="spellEnd"/>
      <w:r w:rsidR="00D42F06">
        <w:t>, Pokhara</w:t>
      </w:r>
      <w:r w:rsidR="00BC1328">
        <w:t>,</w:t>
      </w:r>
      <w:r w:rsidR="00D42F06">
        <w:t xml:space="preserve"> and</w:t>
      </w:r>
      <w:r w:rsidR="00BC1328">
        <w:t xml:space="preserve"> </w:t>
      </w:r>
      <w:r w:rsidR="00BC1328" w:rsidRPr="00BC1328">
        <w:t>has not been copied or borrowed from any other source.</w:t>
      </w:r>
    </w:p>
    <w:p w14:paraId="1973D4C2" w14:textId="0AB5F929" w:rsidR="0058207A" w:rsidRDefault="00BC1328" w:rsidP="00BC1328">
      <w:r w:rsidRPr="00BC1328">
        <w:t>All information, data, and materials used in this project are, to the best of our knowledge and belief, accurate and authentic. Any assistance or contribution from external sources has been duly acknowledged and properly referenced.</w:t>
      </w:r>
    </w:p>
    <w:p w14:paraId="3E48764E" w14:textId="448DAEC3" w:rsidR="4E474805" w:rsidRDefault="4E474805"/>
    <w:p w14:paraId="0CF5D2CF" w14:textId="1BDA61CC" w:rsidR="63C647C7" w:rsidRDefault="63C647C7">
      <w:r>
        <w:t>Team Members:</w:t>
      </w:r>
    </w:p>
    <w:p w14:paraId="69B5CD14" w14:textId="4975E20D" w:rsidR="0058207A" w:rsidRDefault="00537267" w:rsidP="00CC7469">
      <w:pPr>
        <w:rPr>
          <w:bCs/>
          <w:sz w:val="28"/>
          <w:szCs w:val="28"/>
        </w:rPr>
      </w:pPr>
      <w:r>
        <w:rPr>
          <w:bCs/>
          <w:sz w:val="28"/>
          <w:szCs w:val="28"/>
        </w:rPr>
        <w:t>Mijash Sunar</w:t>
      </w:r>
    </w:p>
    <w:p w14:paraId="7469BD09" w14:textId="316E1B7A" w:rsidR="00537267" w:rsidRDefault="00975B8C" w:rsidP="00CC7469">
      <w:pPr>
        <w:rPr>
          <w:bCs/>
          <w:sz w:val="28"/>
          <w:szCs w:val="28"/>
        </w:rPr>
      </w:pPr>
      <w:r>
        <w:rPr>
          <w:bCs/>
          <w:sz w:val="28"/>
          <w:szCs w:val="28"/>
        </w:rPr>
        <w:t>Sandesh Pahari</w:t>
      </w:r>
    </w:p>
    <w:p w14:paraId="50554026" w14:textId="1E224565" w:rsidR="00975B8C" w:rsidRDefault="00975B8C" w:rsidP="00CC7469">
      <w:pPr>
        <w:rPr>
          <w:b/>
          <w:sz w:val="28"/>
          <w:szCs w:val="28"/>
        </w:rPr>
      </w:pPr>
      <w:r>
        <w:rPr>
          <w:bCs/>
          <w:sz w:val="28"/>
          <w:szCs w:val="28"/>
        </w:rPr>
        <w:t xml:space="preserve">Sangam </w:t>
      </w:r>
      <w:proofErr w:type="spellStart"/>
      <w:r>
        <w:rPr>
          <w:bCs/>
          <w:sz w:val="28"/>
          <w:szCs w:val="28"/>
        </w:rPr>
        <w:t>Darlami</w:t>
      </w:r>
      <w:proofErr w:type="spellEnd"/>
    </w:p>
    <w:p w14:paraId="7E895579" w14:textId="77777777" w:rsidR="0058207A" w:rsidRDefault="0058207A" w:rsidP="0058207A">
      <w:pPr>
        <w:rPr>
          <w:b/>
          <w:sz w:val="28"/>
        </w:rPr>
      </w:pPr>
      <w:r>
        <w:rPr>
          <w:b/>
          <w:sz w:val="28"/>
          <w:szCs w:val="28"/>
        </w:rPr>
        <w:t xml:space="preserve">Date: </w:t>
      </w:r>
    </w:p>
    <w:p w14:paraId="426EC0A9" w14:textId="77777777" w:rsidR="0058207A" w:rsidRDefault="001464EE" w:rsidP="00932BF4">
      <w:pPr>
        <w:spacing w:after="160" w:line="278" w:lineRule="auto"/>
        <w:ind w:left="0" w:right="0" w:firstLine="0"/>
        <w:jc w:val="center"/>
        <w:rPr>
          <w:b/>
          <w:sz w:val="32"/>
        </w:rPr>
      </w:pPr>
      <w:r>
        <w:rPr>
          <w:b/>
          <w:sz w:val="32"/>
        </w:rPr>
        <w:br w:type="page"/>
      </w:r>
    </w:p>
    <w:p w14:paraId="75BE7825" w14:textId="103BF0CE" w:rsidR="00352D87" w:rsidRPr="006C16D3" w:rsidRDefault="00BF3059" w:rsidP="00244DD1">
      <w:pPr>
        <w:spacing w:after="0" w:line="360" w:lineRule="auto"/>
        <w:ind w:left="0" w:right="0" w:firstLine="0"/>
        <w:jc w:val="center"/>
        <w:rPr>
          <w:sz w:val="32"/>
          <w:szCs w:val="32"/>
        </w:rPr>
      </w:pPr>
      <w:r w:rsidRPr="006C16D3">
        <w:rPr>
          <w:b/>
          <w:sz w:val="32"/>
          <w:szCs w:val="32"/>
        </w:rPr>
        <w:lastRenderedPageBreak/>
        <w:t>A</w:t>
      </w:r>
      <w:r w:rsidR="0065306B">
        <w:rPr>
          <w:b/>
          <w:sz w:val="32"/>
          <w:szCs w:val="32"/>
        </w:rPr>
        <w:t>CKNOWLEDGEMENT</w:t>
      </w:r>
    </w:p>
    <w:p w14:paraId="2714145C" w14:textId="77777777" w:rsidR="00352D87" w:rsidRDefault="00BF3059" w:rsidP="00244DD1">
      <w:pPr>
        <w:spacing w:after="0" w:line="360" w:lineRule="auto"/>
        <w:ind w:left="-5"/>
      </w:pPr>
      <w:r>
        <w:t xml:space="preserve">We express our heartfelt gratitude to </w:t>
      </w:r>
      <w:r>
        <w:rPr>
          <w:b/>
        </w:rPr>
        <w:t>Soch College of IT, Pokhara</w:t>
      </w:r>
      <w:r>
        <w:t xml:space="preserve">, for their invaluable resources and unwavering support throughout our project. The college’s commitment to academic excellence has profoundly shaped our learning experience, and we are truly thankful for the tools, environment, and encouragement provided during this journey. </w:t>
      </w:r>
    </w:p>
    <w:p w14:paraId="485DDD12" w14:textId="381A0845" w:rsidR="00352D87" w:rsidRDefault="00BF3059" w:rsidP="00244DD1">
      <w:pPr>
        <w:spacing w:after="0" w:line="360" w:lineRule="auto"/>
        <w:ind w:left="-5"/>
      </w:pPr>
      <w:r>
        <w:t xml:space="preserve">We would like to express our heartfelt gratitude to </w:t>
      </w:r>
      <w:r>
        <w:rPr>
          <w:b/>
        </w:rPr>
        <w:t>Ms. Aiyana</w:t>
      </w:r>
      <w:r w:rsidR="001464EE">
        <w:rPr>
          <w:b/>
        </w:rPr>
        <w:t xml:space="preserve"> Koirala</w:t>
      </w:r>
      <w:r>
        <w:t xml:space="preserve">, our respected supervisor, for her continuous support, insightful feedback, and thoughtful guidance, which significantly enriched our project. We also extend our sincere thanks to </w:t>
      </w:r>
      <w:r>
        <w:rPr>
          <w:b/>
        </w:rPr>
        <w:t>Mr. Raghu Gyawali</w:t>
      </w:r>
      <w:r>
        <w:t xml:space="preserve">, who served as our academic mentor for this project. His encouragement, expertise, and timely assistance played a crucial role in the successful completion of our work. </w:t>
      </w:r>
    </w:p>
    <w:p w14:paraId="53F6D899" w14:textId="77777777" w:rsidR="00352D87" w:rsidRDefault="00BF3059" w:rsidP="00244DD1">
      <w:pPr>
        <w:spacing w:after="0" w:line="360" w:lineRule="auto"/>
        <w:ind w:left="-5"/>
      </w:pPr>
      <w:r>
        <w:t xml:space="preserve">We are also grateful to all other faculty members and supervisors who contributed to our progress. Furthermore, we appreciate the encouragement and collaborative spirit of our classmates, which helped foster a supportive and productive environment throughout the project. </w:t>
      </w:r>
    </w:p>
    <w:p w14:paraId="0BFCE8C3" w14:textId="77777777" w:rsidR="00244DD1" w:rsidRDefault="00244DD1" w:rsidP="00244DD1">
      <w:pPr>
        <w:spacing w:after="0" w:line="360" w:lineRule="auto"/>
        <w:ind w:left="-5"/>
      </w:pPr>
    </w:p>
    <w:p w14:paraId="3FE05659" w14:textId="77777777" w:rsidR="00352D87" w:rsidRDefault="00BF3059" w:rsidP="00244DD1">
      <w:pPr>
        <w:spacing w:after="0" w:line="360" w:lineRule="auto"/>
        <w:ind w:left="-5" w:right="0"/>
      </w:pPr>
      <w:r>
        <w:rPr>
          <w:b/>
        </w:rPr>
        <w:t>Members:</w:t>
      </w:r>
      <w:r>
        <w:t xml:space="preserve"> </w:t>
      </w:r>
    </w:p>
    <w:p w14:paraId="1C5D7C56" w14:textId="77777777" w:rsidR="00352D87" w:rsidRDefault="00BF3059" w:rsidP="00244DD1">
      <w:pPr>
        <w:spacing w:after="0" w:line="360" w:lineRule="auto"/>
        <w:ind w:left="-5" w:right="986"/>
      </w:pPr>
      <w:r>
        <w:t xml:space="preserve">Mijash Sunar </w:t>
      </w:r>
    </w:p>
    <w:p w14:paraId="4977A737" w14:textId="77777777" w:rsidR="00352D87" w:rsidRDefault="00BF3059" w:rsidP="00244DD1">
      <w:pPr>
        <w:spacing w:after="0" w:line="360" w:lineRule="auto"/>
        <w:ind w:left="-5" w:right="986"/>
      </w:pPr>
      <w:r>
        <w:t xml:space="preserve">Sandesh Pahari </w:t>
      </w:r>
    </w:p>
    <w:p w14:paraId="0E56B6C2" w14:textId="77777777" w:rsidR="00352D87" w:rsidRDefault="00BF3059" w:rsidP="00244DD1">
      <w:pPr>
        <w:spacing w:after="0" w:line="360" w:lineRule="auto"/>
        <w:ind w:left="-5" w:right="986"/>
      </w:pPr>
      <w:r>
        <w:t xml:space="preserve">Sangam </w:t>
      </w:r>
      <w:proofErr w:type="spellStart"/>
      <w:r>
        <w:t>Darlami</w:t>
      </w:r>
      <w:proofErr w:type="spellEnd"/>
      <w:r>
        <w:t xml:space="preserve"> </w:t>
      </w:r>
    </w:p>
    <w:p w14:paraId="2FADF8C9" w14:textId="77777777" w:rsidR="00352D87" w:rsidRDefault="00BF3059" w:rsidP="00244DD1">
      <w:pPr>
        <w:spacing w:after="0" w:line="360" w:lineRule="auto"/>
        <w:ind w:left="-5" w:right="986"/>
      </w:pPr>
      <w:proofErr w:type="spellStart"/>
      <w:r>
        <w:t>BSc.CSIT</w:t>
      </w:r>
      <w:proofErr w:type="spellEnd"/>
      <w:r>
        <w:t xml:space="preserve">, 7th Semester </w:t>
      </w:r>
    </w:p>
    <w:p w14:paraId="402DF55C" w14:textId="77777777" w:rsidR="00352D87" w:rsidRDefault="00BF3059" w:rsidP="00244DD1">
      <w:pPr>
        <w:spacing w:after="0" w:line="360" w:lineRule="auto"/>
        <w:ind w:left="-5" w:right="986"/>
      </w:pPr>
      <w:r>
        <w:t xml:space="preserve">Soch College of IT, Pokhara </w:t>
      </w:r>
    </w:p>
    <w:p w14:paraId="3E2AA90F" w14:textId="77777777" w:rsidR="00352D87" w:rsidRDefault="00BF3059">
      <w:pPr>
        <w:spacing w:after="180" w:line="259" w:lineRule="auto"/>
        <w:ind w:left="0" w:right="0" w:firstLine="0"/>
        <w:jc w:val="left"/>
      </w:pPr>
      <w:r>
        <w:rPr>
          <w:b/>
        </w:rPr>
        <w:t xml:space="preserve"> </w:t>
      </w:r>
    </w:p>
    <w:p w14:paraId="05A467BD" w14:textId="77777777" w:rsidR="00352D87" w:rsidRDefault="00BF3059">
      <w:pPr>
        <w:spacing w:after="180" w:line="259" w:lineRule="auto"/>
        <w:ind w:left="0" w:right="0" w:firstLine="0"/>
        <w:jc w:val="left"/>
      </w:pPr>
      <w:r>
        <w:rPr>
          <w:b/>
        </w:rPr>
        <w:t xml:space="preserve"> </w:t>
      </w:r>
    </w:p>
    <w:p w14:paraId="0F2C757C" w14:textId="77777777" w:rsidR="00352D87" w:rsidRDefault="00BF3059">
      <w:pPr>
        <w:spacing w:after="180" w:line="259" w:lineRule="auto"/>
        <w:ind w:left="0" w:right="0" w:firstLine="0"/>
        <w:jc w:val="left"/>
      </w:pPr>
      <w:r>
        <w:rPr>
          <w:b/>
        </w:rPr>
        <w:t xml:space="preserve"> </w:t>
      </w:r>
    </w:p>
    <w:p w14:paraId="37A3D5E3" w14:textId="77777777" w:rsidR="00352D87" w:rsidRDefault="00BF3059">
      <w:pPr>
        <w:spacing w:after="177" w:line="259" w:lineRule="auto"/>
        <w:ind w:left="0" w:right="0" w:firstLine="0"/>
        <w:jc w:val="left"/>
      </w:pPr>
      <w:r>
        <w:rPr>
          <w:b/>
        </w:rPr>
        <w:t xml:space="preserve"> </w:t>
      </w:r>
    </w:p>
    <w:p w14:paraId="23513604" w14:textId="77777777" w:rsidR="00352D87" w:rsidRDefault="00BF3059">
      <w:pPr>
        <w:spacing w:after="180" w:line="259" w:lineRule="auto"/>
        <w:ind w:left="0" w:right="0" w:firstLine="0"/>
        <w:jc w:val="left"/>
      </w:pPr>
      <w:r>
        <w:rPr>
          <w:b/>
        </w:rPr>
        <w:t xml:space="preserve"> </w:t>
      </w:r>
    </w:p>
    <w:p w14:paraId="7D91F50A" w14:textId="77777777" w:rsidR="00352D87" w:rsidRDefault="00BF3059">
      <w:pPr>
        <w:spacing w:after="180" w:line="259" w:lineRule="auto"/>
        <w:ind w:left="0" w:right="0" w:firstLine="0"/>
        <w:jc w:val="left"/>
      </w:pPr>
      <w:r>
        <w:rPr>
          <w:b/>
        </w:rPr>
        <w:t xml:space="preserve"> </w:t>
      </w:r>
    </w:p>
    <w:p w14:paraId="63728CAC" w14:textId="77777777" w:rsidR="00352D87" w:rsidRDefault="00BF3059">
      <w:pPr>
        <w:spacing w:after="180" w:line="259" w:lineRule="auto"/>
        <w:ind w:left="0" w:right="0" w:firstLine="0"/>
        <w:jc w:val="left"/>
      </w:pPr>
      <w:r>
        <w:rPr>
          <w:b/>
        </w:rPr>
        <w:t xml:space="preserve"> </w:t>
      </w:r>
    </w:p>
    <w:p w14:paraId="3C8B8F0E" w14:textId="77777777" w:rsidR="00352D87" w:rsidRDefault="00BF3059">
      <w:pPr>
        <w:spacing w:after="180" w:line="259" w:lineRule="auto"/>
        <w:ind w:left="0" w:right="0" w:firstLine="0"/>
        <w:jc w:val="left"/>
      </w:pPr>
      <w:r>
        <w:rPr>
          <w:b/>
        </w:rPr>
        <w:t xml:space="preserve"> </w:t>
      </w:r>
    </w:p>
    <w:p w14:paraId="50FBED7E" w14:textId="77777777" w:rsidR="00352D87" w:rsidRDefault="00BF3059">
      <w:pPr>
        <w:spacing w:after="180" w:line="259" w:lineRule="auto"/>
        <w:ind w:left="0" w:right="0" w:firstLine="0"/>
        <w:jc w:val="left"/>
      </w:pPr>
      <w:r>
        <w:rPr>
          <w:b/>
        </w:rPr>
        <w:t xml:space="preserve"> </w:t>
      </w:r>
    </w:p>
    <w:p w14:paraId="6BD2D9B5" w14:textId="77777777" w:rsidR="00352D87" w:rsidRDefault="00BF3059">
      <w:pPr>
        <w:spacing w:after="180" w:line="259" w:lineRule="auto"/>
        <w:ind w:left="0" w:right="0" w:firstLine="0"/>
        <w:jc w:val="left"/>
      </w:pPr>
      <w:r>
        <w:rPr>
          <w:b/>
        </w:rPr>
        <w:lastRenderedPageBreak/>
        <w:t xml:space="preserve"> </w:t>
      </w:r>
    </w:p>
    <w:p w14:paraId="12F6D3EA" w14:textId="77777777" w:rsidR="00352D87" w:rsidRDefault="00BF3059">
      <w:pPr>
        <w:spacing w:after="298" w:line="259" w:lineRule="auto"/>
        <w:ind w:left="0" w:right="0" w:firstLine="0"/>
        <w:jc w:val="left"/>
      </w:pPr>
      <w:r>
        <w:rPr>
          <w:b/>
        </w:rPr>
        <w:t xml:space="preserve"> </w:t>
      </w:r>
    </w:p>
    <w:p w14:paraId="222C85DC" w14:textId="77777777" w:rsidR="00352D87" w:rsidRDefault="00BF3059">
      <w:pPr>
        <w:spacing w:after="0" w:line="259" w:lineRule="auto"/>
        <w:ind w:left="0" w:right="0" w:firstLine="0"/>
        <w:jc w:val="left"/>
      </w:pPr>
      <w:r>
        <w:rPr>
          <w:b/>
          <w:sz w:val="32"/>
        </w:rPr>
        <w:t xml:space="preserve"> </w:t>
      </w:r>
      <w:r>
        <w:rPr>
          <w:b/>
          <w:sz w:val="32"/>
        </w:rPr>
        <w:tab/>
        <w:t xml:space="preserve"> </w:t>
      </w:r>
    </w:p>
    <w:p w14:paraId="73F4C926" w14:textId="77777777" w:rsidR="001464EE" w:rsidRDefault="001464EE">
      <w:pPr>
        <w:spacing w:after="160" w:line="278" w:lineRule="auto"/>
        <w:ind w:left="0" w:right="0" w:firstLine="0"/>
        <w:jc w:val="left"/>
        <w:rPr>
          <w:b/>
          <w:sz w:val="32"/>
        </w:rPr>
      </w:pPr>
      <w:r>
        <w:rPr>
          <w:b/>
          <w:sz w:val="32"/>
        </w:rPr>
        <w:br w:type="page"/>
      </w:r>
    </w:p>
    <w:p w14:paraId="78C5593B" w14:textId="77777777" w:rsidR="00C2281C" w:rsidRDefault="00C2281C" w:rsidP="00C2281C">
      <w:pPr>
        <w:pStyle w:val="Heading1"/>
        <w:spacing w:after="0" w:line="360" w:lineRule="auto"/>
        <w:ind w:left="14" w:hanging="14"/>
        <w:rPr>
          <w:color w:val="000000" w:themeColor="text1"/>
          <w:szCs w:val="32"/>
        </w:rPr>
      </w:pPr>
      <w:r w:rsidRPr="0053741A">
        <w:rPr>
          <w:color w:val="000000" w:themeColor="text1"/>
          <w:szCs w:val="32"/>
        </w:rPr>
        <w:lastRenderedPageBreak/>
        <w:t>A</w:t>
      </w:r>
      <w:r>
        <w:rPr>
          <w:color w:val="000000" w:themeColor="text1"/>
          <w:szCs w:val="32"/>
        </w:rPr>
        <w:t>BSTRACT</w:t>
      </w:r>
    </w:p>
    <w:p w14:paraId="45FD37E0" w14:textId="77777777" w:rsidR="00C2281C" w:rsidRPr="0053741A" w:rsidRDefault="00C2281C" w:rsidP="00C2281C">
      <w:pPr>
        <w:spacing w:after="0" w:line="360" w:lineRule="auto"/>
        <w:ind w:left="14" w:hanging="14"/>
      </w:pPr>
    </w:p>
    <w:p w14:paraId="1E556791" w14:textId="77777777" w:rsidR="00C2281C" w:rsidRDefault="00C2281C" w:rsidP="00C2281C">
      <w:pPr>
        <w:spacing w:after="0" w:line="360" w:lineRule="auto"/>
        <w:ind w:left="14" w:hanging="14"/>
        <w:rPr>
          <w:szCs w:val="24"/>
        </w:rPr>
      </w:pPr>
      <w:r w:rsidRPr="0053741A">
        <w:rPr>
          <w:szCs w:val="24"/>
        </w:rPr>
        <w:t>Mental health and rehabilitation services in Nepal have long relied on manual methods that are slow and difficult to manage. Calmcore Recovery was developed to solve these issues by providing a web-based platform that connects patients and healthcare professionals in one digital space. It simplifies access to care through features like digital health records, appointment scheduling, and personalized treatment plans while ensuring privacy with secure messaging and video consultations.</w:t>
      </w:r>
    </w:p>
    <w:p w14:paraId="4D72DB53" w14:textId="77777777" w:rsidR="00C2281C" w:rsidRPr="0053741A" w:rsidRDefault="00C2281C" w:rsidP="00C2281C">
      <w:pPr>
        <w:spacing w:after="0" w:line="360" w:lineRule="auto"/>
        <w:ind w:left="14" w:hanging="14"/>
        <w:rPr>
          <w:szCs w:val="24"/>
        </w:rPr>
      </w:pPr>
    </w:p>
    <w:p w14:paraId="4A54DB17" w14:textId="77777777" w:rsidR="00C2281C" w:rsidRDefault="00C2281C" w:rsidP="00C2281C">
      <w:pPr>
        <w:spacing w:after="0" w:line="360" w:lineRule="auto"/>
        <w:ind w:left="14" w:hanging="14"/>
        <w:rPr>
          <w:szCs w:val="24"/>
        </w:rPr>
      </w:pPr>
      <w:r w:rsidRPr="0053741A">
        <w:rPr>
          <w:szCs w:val="24"/>
        </w:rPr>
        <w:t>The platform integrates an AI</w:t>
      </w:r>
      <w:r>
        <w:rPr>
          <w:szCs w:val="24"/>
        </w:rPr>
        <w:t>-</w:t>
      </w:r>
      <w:r w:rsidRPr="0053741A">
        <w:rPr>
          <w:szCs w:val="24"/>
        </w:rPr>
        <w:t xml:space="preserve">powered chatbot that provides instant answers to </w:t>
      </w:r>
      <w:r>
        <w:rPr>
          <w:szCs w:val="24"/>
        </w:rPr>
        <w:t xml:space="preserve">various queries </w:t>
      </w:r>
      <w:r w:rsidRPr="0053741A">
        <w:rPr>
          <w:szCs w:val="24"/>
        </w:rPr>
        <w:t>and includes a panic button for emergency support. It also offers educational materials and self-help resources in multiple languages</w:t>
      </w:r>
      <w:r>
        <w:rPr>
          <w:szCs w:val="24"/>
        </w:rPr>
        <w:t xml:space="preserve">. </w:t>
      </w:r>
      <w:r w:rsidRPr="0053741A">
        <w:rPr>
          <w:szCs w:val="24"/>
        </w:rPr>
        <w:t>From a technical perspective, Calmcore Recovery is built using Laravel and Livewire for the backend, MySQL for database management, and Tailwind CSS with JavaScript for the frontend, ensuring a robust, scalable, and user-friendly experience.</w:t>
      </w:r>
    </w:p>
    <w:p w14:paraId="3465D653" w14:textId="77777777" w:rsidR="00C2281C" w:rsidRPr="0053741A" w:rsidRDefault="00C2281C" w:rsidP="00C2281C">
      <w:pPr>
        <w:spacing w:after="0" w:line="360" w:lineRule="auto"/>
        <w:ind w:left="14" w:hanging="14"/>
        <w:rPr>
          <w:szCs w:val="24"/>
        </w:rPr>
      </w:pPr>
    </w:p>
    <w:p w14:paraId="41DC073E" w14:textId="77777777" w:rsidR="00C2281C" w:rsidRPr="0053741A" w:rsidRDefault="00C2281C" w:rsidP="00C2281C">
      <w:pPr>
        <w:spacing w:after="0" w:line="360" w:lineRule="auto"/>
        <w:ind w:left="14" w:hanging="14"/>
        <w:rPr>
          <w:szCs w:val="24"/>
          <w:lang w:bidi="ar-SA"/>
        </w:rPr>
      </w:pPr>
      <w:r w:rsidRPr="0053741A">
        <w:rPr>
          <w:szCs w:val="24"/>
          <w:lang w:bidi="ar-SA"/>
        </w:rPr>
        <w:t>Following Agile development principles, our team worked collaboratively to plan, adapt, and improve the platform through regular discussions and evaluations. By leveraging open-source tools and institutional guidance, we maintained cost efficiency throughout the process. Calmcore Recovery represents our collective effort to make mental health and rehabilitation services more accessible, affordable, and effective through digital innovation.</w:t>
      </w:r>
    </w:p>
    <w:p w14:paraId="310EAE3D" w14:textId="77777777" w:rsidR="00C2281C" w:rsidRPr="0053741A" w:rsidRDefault="00C2281C" w:rsidP="00C2281C">
      <w:pPr>
        <w:spacing w:after="0" w:line="360" w:lineRule="auto"/>
        <w:ind w:left="14" w:hanging="14"/>
        <w:rPr>
          <w:szCs w:val="24"/>
        </w:rPr>
      </w:pPr>
    </w:p>
    <w:p w14:paraId="1B3F3666" w14:textId="77777777" w:rsidR="00C2281C" w:rsidRDefault="00C2281C" w:rsidP="00C2281C">
      <w:pPr>
        <w:spacing w:after="0" w:line="360" w:lineRule="auto"/>
        <w:ind w:left="14" w:hanging="14"/>
        <w:rPr>
          <w:b/>
          <w:bCs/>
          <w:i/>
          <w:iCs/>
          <w:szCs w:val="24"/>
        </w:rPr>
      </w:pPr>
      <w:r w:rsidRPr="0053741A">
        <w:rPr>
          <w:b/>
          <w:bCs/>
          <w:i/>
          <w:iCs/>
          <w:szCs w:val="24"/>
        </w:rPr>
        <w:t>Keywords: Mental health, AI, Web technologies, Rehabilitation, Laravel, Nepal, Tailwind, CSS (Cascading Style Sheets)</w:t>
      </w:r>
      <w:r>
        <w:rPr>
          <w:b/>
          <w:bCs/>
          <w:i/>
          <w:iCs/>
          <w:szCs w:val="24"/>
        </w:rPr>
        <w:t>,</w:t>
      </w:r>
      <w:r w:rsidRPr="0053741A">
        <w:rPr>
          <w:szCs w:val="24"/>
        </w:rPr>
        <w:t xml:space="preserve"> </w:t>
      </w:r>
      <w:r w:rsidRPr="0053741A">
        <w:rPr>
          <w:b/>
          <w:bCs/>
          <w:i/>
          <w:iCs/>
          <w:szCs w:val="24"/>
        </w:rPr>
        <w:t>Calmcore Recovery</w:t>
      </w:r>
    </w:p>
    <w:p w14:paraId="25267C66" w14:textId="77777777" w:rsidR="00352D87" w:rsidRDefault="00BF3059">
      <w:pPr>
        <w:spacing w:after="374" w:line="259" w:lineRule="auto"/>
        <w:ind w:left="0" w:right="0" w:firstLine="0"/>
        <w:jc w:val="left"/>
      </w:pPr>
      <w:r>
        <w:t xml:space="preserve"> </w:t>
      </w:r>
    </w:p>
    <w:p w14:paraId="507F14D1" w14:textId="77777777" w:rsidR="00352D87" w:rsidRDefault="00BF3059">
      <w:pPr>
        <w:spacing w:after="307" w:line="259" w:lineRule="auto"/>
        <w:ind w:left="0" w:right="0" w:firstLine="0"/>
        <w:jc w:val="left"/>
      </w:pPr>
      <w:r>
        <w:rPr>
          <w:b/>
          <w:sz w:val="32"/>
        </w:rPr>
        <w:t xml:space="preserve"> </w:t>
      </w:r>
    </w:p>
    <w:p w14:paraId="364E85DF" w14:textId="77777777" w:rsidR="00352D87" w:rsidRDefault="00BF3059">
      <w:pPr>
        <w:spacing w:after="306" w:line="259" w:lineRule="auto"/>
        <w:ind w:left="0" w:right="0" w:firstLine="0"/>
        <w:jc w:val="left"/>
      </w:pPr>
      <w:r>
        <w:rPr>
          <w:b/>
          <w:sz w:val="32"/>
        </w:rPr>
        <w:t xml:space="preserve"> </w:t>
      </w:r>
    </w:p>
    <w:p w14:paraId="47ED18CD" w14:textId="3540DEEF" w:rsidR="00412560" w:rsidRDefault="00412560" w:rsidP="2935E594">
      <w:pPr>
        <w:spacing w:after="309" w:line="259" w:lineRule="auto"/>
        <w:ind w:left="0" w:right="0" w:firstLine="0"/>
        <w:jc w:val="left"/>
        <w:rPr>
          <w:b/>
          <w:bCs/>
          <w:sz w:val="32"/>
          <w:szCs w:val="32"/>
        </w:rPr>
      </w:pPr>
    </w:p>
    <w:sdt>
      <w:sdtPr>
        <w:id w:val="-166564620"/>
        <w:docPartObj>
          <w:docPartGallery w:val="Table of Contents"/>
          <w:docPartUnique/>
        </w:docPartObj>
      </w:sdtPr>
      <w:sdtEndPr>
        <w:rPr>
          <w:b/>
          <w:bCs/>
          <w:noProof/>
        </w:rPr>
      </w:sdtEndPr>
      <w:sdtContent>
        <w:p w14:paraId="784A77DC" w14:textId="3AA585C4" w:rsidR="00842A43" w:rsidRDefault="00842A43" w:rsidP="00412560">
          <w:pPr>
            <w:spacing w:after="232" w:line="259" w:lineRule="auto"/>
            <w:ind w:left="0" w:right="0" w:firstLine="0"/>
            <w:jc w:val="left"/>
          </w:pPr>
          <w:r>
            <w:t>Table of Contents</w:t>
          </w:r>
        </w:p>
        <w:p w14:paraId="759B140C" w14:textId="12675A8C" w:rsidR="00842A43" w:rsidRDefault="00842A43">
          <w:pPr>
            <w:pStyle w:val="TOC1"/>
            <w:tabs>
              <w:tab w:val="right" w:leader="dot" w:pos="1001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2598461" w:history="1">
            <w:r w:rsidRPr="00C72FDE">
              <w:rPr>
                <w:rStyle w:val="Hyperlink"/>
                <w:noProof/>
              </w:rPr>
              <w:t>Chapter 1: Introduction</w:t>
            </w:r>
            <w:r>
              <w:rPr>
                <w:noProof/>
                <w:webHidden/>
              </w:rPr>
              <w:tab/>
            </w:r>
            <w:r>
              <w:rPr>
                <w:noProof/>
                <w:webHidden/>
              </w:rPr>
              <w:fldChar w:fldCharType="begin"/>
            </w:r>
            <w:r>
              <w:rPr>
                <w:noProof/>
                <w:webHidden/>
              </w:rPr>
              <w:instrText xml:space="preserve"> PAGEREF _Toc212598461 \h </w:instrText>
            </w:r>
            <w:r>
              <w:rPr>
                <w:noProof/>
                <w:webHidden/>
              </w:rPr>
            </w:r>
            <w:r>
              <w:rPr>
                <w:noProof/>
                <w:webHidden/>
              </w:rPr>
              <w:fldChar w:fldCharType="separate"/>
            </w:r>
            <w:r>
              <w:rPr>
                <w:noProof/>
                <w:webHidden/>
              </w:rPr>
              <w:t>1</w:t>
            </w:r>
            <w:r>
              <w:rPr>
                <w:noProof/>
                <w:webHidden/>
              </w:rPr>
              <w:fldChar w:fldCharType="end"/>
            </w:r>
          </w:hyperlink>
        </w:p>
        <w:p w14:paraId="595D0579" w14:textId="5C431A9A" w:rsidR="00842A43" w:rsidRDefault="00842A43">
          <w:pPr>
            <w:pStyle w:val="TOC2"/>
            <w:tabs>
              <w:tab w:val="right" w:leader="dot" w:pos="10012"/>
            </w:tabs>
            <w:rPr>
              <w:rFonts w:asciiTheme="minorHAnsi" w:eastAsiaTheme="minorEastAsia" w:hAnsiTheme="minorHAnsi" w:cstheme="minorBidi"/>
              <w:noProof/>
              <w:color w:val="auto"/>
            </w:rPr>
          </w:pPr>
          <w:hyperlink w:anchor="_Toc212598462" w:history="1">
            <w:r w:rsidRPr="00C72FDE">
              <w:rPr>
                <w:rStyle w:val="Hyperlink"/>
                <w:noProof/>
              </w:rPr>
              <w:t>1.1. Introduction</w:t>
            </w:r>
            <w:r>
              <w:rPr>
                <w:noProof/>
                <w:webHidden/>
              </w:rPr>
              <w:tab/>
            </w:r>
            <w:r>
              <w:rPr>
                <w:noProof/>
                <w:webHidden/>
              </w:rPr>
              <w:fldChar w:fldCharType="begin"/>
            </w:r>
            <w:r>
              <w:rPr>
                <w:noProof/>
                <w:webHidden/>
              </w:rPr>
              <w:instrText xml:space="preserve"> PAGEREF _Toc212598462 \h </w:instrText>
            </w:r>
            <w:r>
              <w:rPr>
                <w:noProof/>
                <w:webHidden/>
              </w:rPr>
            </w:r>
            <w:r>
              <w:rPr>
                <w:noProof/>
                <w:webHidden/>
              </w:rPr>
              <w:fldChar w:fldCharType="separate"/>
            </w:r>
            <w:r>
              <w:rPr>
                <w:noProof/>
                <w:webHidden/>
              </w:rPr>
              <w:t>1</w:t>
            </w:r>
            <w:r>
              <w:rPr>
                <w:noProof/>
                <w:webHidden/>
              </w:rPr>
              <w:fldChar w:fldCharType="end"/>
            </w:r>
          </w:hyperlink>
        </w:p>
        <w:p w14:paraId="60A7C933" w14:textId="3163845C" w:rsidR="00842A43" w:rsidRDefault="00842A43">
          <w:pPr>
            <w:pStyle w:val="TOC2"/>
            <w:tabs>
              <w:tab w:val="right" w:leader="dot" w:pos="10012"/>
            </w:tabs>
            <w:rPr>
              <w:rFonts w:asciiTheme="minorHAnsi" w:eastAsiaTheme="minorEastAsia" w:hAnsiTheme="minorHAnsi" w:cstheme="minorBidi"/>
              <w:noProof/>
              <w:color w:val="auto"/>
            </w:rPr>
          </w:pPr>
          <w:hyperlink w:anchor="_Toc212598463" w:history="1">
            <w:r w:rsidRPr="00C72FDE">
              <w:rPr>
                <w:rStyle w:val="Hyperlink"/>
                <w:noProof/>
              </w:rPr>
              <w:t>1.2.</w:t>
            </w:r>
            <w:r w:rsidRPr="00C72FDE">
              <w:rPr>
                <w:rStyle w:val="Hyperlink"/>
                <w:rFonts w:ascii="Arial" w:eastAsia="Arial" w:hAnsi="Arial" w:cs="Arial"/>
                <w:noProof/>
              </w:rPr>
              <w:t xml:space="preserve"> </w:t>
            </w:r>
            <w:r w:rsidRPr="00C72FDE">
              <w:rPr>
                <w:rStyle w:val="Hyperlink"/>
                <w:noProof/>
              </w:rPr>
              <w:t>Problem Statement</w:t>
            </w:r>
            <w:r>
              <w:rPr>
                <w:noProof/>
                <w:webHidden/>
              </w:rPr>
              <w:tab/>
            </w:r>
            <w:r>
              <w:rPr>
                <w:noProof/>
                <w:webHidden/>
              </w:rPr>
              <w:fldChar w:fldCharType="begin"/>
            </w:r>
            <w:r>
              <w:rPr>
                <w:noProof/>
                <w:webHidden/>
              </w:rPr>
              <w:instrText xml:space="preserve"> PAGEREF _Toc212598463 \h </w:instrText>
            </w:r>
            <w:r>
              <w:rPr>
                <w:noProof/>
                <w:webHidden/>
              </w:rPr>
            </w:r>
            <w:r>
              <w:rPr>
                <w:noProof/>
                <w:webHidden/>
              </w:rPr>
              <w:fldChar w:fldCharType="separate"/>
            </w:r>
            <w:r>
              <w:rPr>
                <w:noProof/>
                <w:webHidden/>
              </w:rPr>
              <w:t>1</w:t>
            </w:r>
            <w:r>
              <w:rPr>
                <w:noProof/>
                <w:webHidden/>
              </w:rPr>
              <w:fldChar w:fldCharType="end"/>
            </w:r>
          </w:hyperlink>
        </w:p>
        <w:p w14:paraId="1FDE85FE" w14:textId="21A9CCBE" w:rsidR="00842A43" w:rsidRDefault="00842A43">
          <w:pPr>
            <w:pStyle w:val="TOC2"/>
            <w:tabs>
              <w:tab w:val="right" w:leader="dot" w:pos="10012"/>
            </w:tabs>
            <w:rPr>
              <w:rFonts w:asciiTheme="minorHAnsi" w:eastAsiaTheme="minorEastAsia" w:hAnsiTheme="minorHAnsi" w:cstheme="minorBidi"/>
              <w:noProof/>
              <w:color w:val="auto"/>
            </w:rPr>
          </w:pPr>
          <w:hyperlink w:anchor="_Toc212598464" w:history="1">
            <w:r w:rsidRPr="00C72FDE">
              <w:rPr>
                <w:rStyle w:val="Hyperlink"/>
                <w:noProof/>
              </w:rPr>
              <w:t>1.3. Objectives</w:t>
            </w:r>
            <w:r>
              <w:rPr>
                <w:noProof/>
                <w:webHidden/>
              </w:rPr>
              <w:tab/>
            </w:r>
            <w:r>
              <w:rPr>
                <w:noProof/>
                <w:webHidden/>
              </w:rPr>
              <w:fldChar w:fldCharType="begin"/>
            </w:r>
            <w:r>
              <w:rPr>
                <w:noProof/>
                <w:webHidden/>
              </w:rPr>
              <w:instrText xml:space="preserve"> PAGEREF _Toc212598464 \h </w:instrText>
            </w:r>
            <w:r>
              <w:rPr>
                <w:noProof/>
                <w:webHidden/>
              </w:rPr>
            </w:r>
            <w:r>
              <w:rPr>
                <w:noProof/>
                <w:webHidden/>
              </w:rPr>
              <w:fldChar w:fldCharType="separate"/>
            </w:r>
            <w:r>
              <w:rPr>
                <w:noProof/>
                <w:webHidden/>
              </w:rPr>
              <w:t>2</w:t>
            </w:r>
            <w:r>
              <w:rPr>
                <w:noProof/>
                <w:webHidden/>
              </w:rPr>
              <w:fldChar w:fldCharType="end"/>
            </w:r>
          </w:hyperlink>
        </w:p>
        <w:p w14:paraId="36C71A4B" w14:textId="13BDE5D9" w:rsidR="00842A43" w:rsidRDefault="00842A43">
          <w:pPr>
            <w:pStyle w:val="TOC2"/>
            <w:tabs>
              <w:tab w:val="right" w:leader="dot" w:pos="10012"/>
            </w:tabs>
            <w:rPr>
              <w:rFonts w:asciiTheme="minorHAnsi" w:eastAsiaTheme="minorEastAsia" w:hAnsiTheme="minorHAnsi" w:cstheme="minorBidi"/>
              <w:noProof/>
              <w:color w:val="auto"/>
            </w:rPr>
          </w:pPr>
          <w:hyperlink w:anchor="_Toc212598465" w:history="1">
            <w:r w:rsidRPr="00C72FDE">
              <w:rPr>
                <w:rStyle w:val="Hyperlink"/>
                <w:noProof/>
              </w:rPr>
              <w:t>1.4.</w:t>
            </w:r>
            <w:r w:rsidRPr="00C72FDE">
              <w:rPr>
                <w:rStyle w:val="Hyperlink"/>
                <w:rFonts w:ascii="Arial" w:eastAsia="Arial" w:hAnsi="Arial" w:cs="Arial"/>
                <w:noProof/>
              </w:rPr>
              <w:t xml:space="preserve"> </w:t>
            </w:r>
            <w:r w:rsidRPr="00C72FDE">
              <w:rPr>
                <w:rStyle w:val="Hyperlink"/>
                <w:noProof/>
              </w:rPr>
              <w:t>Scope and Limitation</w:t>
            </w:r>
            <w:r>
              <w:rPr>
                <w:noProof/>
                <w:webHidden/>
              </w:rPr>
              <w:tab/>
            </w:r>
            <w:r>
              <w:rPr>
                <w:noProof/>
                <w:webHidden/>
              </w:rPr>
              <w:fldChar w:fldCharType="begin"/>
            </w:r>
            <w:r>
              <w:rPr>
                <w:noProof/>
                <w:webHidden/>
              </w:rPr>
              <w:instrText xml:space="preserve"> PAGEREF _Toc212598465 \h </w:instrText>
            </w:r>
            <w:r>
              <w:rPr>
                <w:noProof/>
                <w:webHidden/>
              </w:rPr>
            </w:r>
            <w:r>
              <w:rPr>
                <w:noProof/>
                <w:webHidden/>
              </w:rPr>
              <w:fldChar w:fldCharType="separate"/>
            </w:r>
            <w:r>
              <w:rPr>
                <w:noProof/>
                <w:webHidden/>
              </w:rPr>
              <w:t>2</w:t>
            </w:r>
            <w:r>
              <w:rPr>
                <w:noProof/>
                <w:webHidden/>
              </w:rPr>
              <w:fldChar w:fldCharType="end"/>
            </w:r>
          </w:hyperlink>
        </w:p>
        <w:p w14:paraId="0F4891DB" w14:textId="3E5049C0" w:rsidR="00842A43" w:rsidRDefault="00842A43">
          <w:pPr>
            <w:pStyle w:val="TOC3"/>
            <w:tabs>
              <w:tab w:val="right" w:leader="dot" w:pos="10012"/>
            </w:tabs>
            <w:rPr>
              <w:rFonts w:asciiTheme="minorHAnsi" w:eastAsiaTheme="minorEastAsia" w:hAnsiTheme="minorHAnsi" w:cstheme="minorBidi"/>
              <w:noProof/>
              <w:color w:val="auto"/>
            </w:rPr>
          </w:pPr>
          <w:hyperlink w:anchor="_Toc212598466" w:history="1">
            <w:r w:rsidRPr="00C72FDE">
              <w:rPr>
                <w:rStyle w:val="Hyperlink"/>
                <w:noProof/>
              </w:rPr>
              <w:t>Scope</w:t>
            </w:r>
            <w:r>
              <w:rPr>
                <w:noProof/>
                <w:webHidden/>
              </w:rPr>
              <w:tab/>
            </w:r>
            <w:r>
              <w:rPr>
                <w:noProof/>
                <w:webHidden/>
              </w:rPr>
              <w:fldChar w:fldCharType="begin"/>
            </w:r>
            <w:r>
              <w:rPr>
                <w:noProof/>
                <w:webHidden/>
              </w:rPr>
              <w:instrText xml:space="preserve"> PAGEREF _Toc212598466 \h </w:instrText>
            </w:r>
            <w:r>
              <w:rPr>
                <w:noProof/>
                <w:webHidden/>
              </w:rPr>
            </w:r>
            <w:r>
              <w:rPr>
                <w:noProof/>
                <w:webHidden/>
              </w:rPr>
              <w:fldChar w:fldCharType="separate"/>
            </w:r>
            <w:r>
              <w:rPr>
                <w:noProof/>
                <w:webHidden/>
              </w:rPr>
              <w:t>2</w:t>
            </w:r>
            <w:r>
              <w:rPr>
                <w:noProof/>
                <w:webHidden/>
              </w:rPr>
              <w:fldChar w:fldCharType="end"/>
            </w:r>
          </w:hyperlink>
        </w:p>
        <w:p w14:paraId="6E103388" w14:textId="50B38790" w:rsidR="00842A43" w:rsidRDefault="00842A43">
          <w:pPr>
            <w:pStyle w:val="TOC3"/>
            <w:tabs>
              <w:tab w:val="right" w:leader="dot" w:pos="10012"/>
            </w:tabs>
            <w:rPr>
              <w:rFonts w:asciiTheme="minorHAnsi" w:eastAsiaTheme="minorEastAsia" w:hAnsiTheme="minorHAnsi" w:cstheme="minorBidi"/>
              <w:noProof/>
              <w:color w:val="auto"/>
            </w:rPr>
          </w:pPr>
          <w:hyperlink w:anchor="_Toc212598467" w:history="1">
            <w:r w:rsidRPr="00C72FDE">
              <w:rPr>
                <w:rStyle w:val="Hyperlink"/>
                <w:noProof/>
              </w:rPr>
              <w:t>Limitation</w:t>
            </w:r>
            <w:r>
              <w:rPr>
                <w:noProof/>
                <w:webHidden/>
              </w:rPr>
              <w:tab/>
            </w:r>
            <w:r>
              <w:rPr>
                <w:noProof/>
                <w:webHidden/>
              </w:rPr>
              <w:fldChar w:fldCharType="begin"/>
            </w:r>
            <w:r>
              <w:rPr>
                <w:noProof/>
                <w:webHidden/>
              </w:rPr>
              <w:instrText xml:space="preserve"> PAGEREF _Toc212598467 \h </w:instrText>
            </w:r>
            <w:r>
              <w:rPr>
                <w:noProof/>
                <w:webHidden/>
              </w:rPr>
            </w:r>
            <w:r>
              <w:rPr>
                <w:noProof/>
                <w:webHidden/>
              </w:rPr>
              <w:fldChar w:fldCharType="separate"/>
            </w:r>
            <w:r>
              <w:rPr>
                <w:noProof/>
                <w:webHidden/>
              </w:rPr>
              <w:t>2</w:t>
            </w:r>
            <w:r>
              <w:rPr>
                <w:noProof/>
                <w:webHidden/>
              </w:rPr>
              <w:fldChar w:fldCharType="end"/>
            </w:r>
          </w:hyperlink>
        </w:p>
        <w:p w14:paraId="7E95D25A" w14:textId="32A868EE" w:rsidR="00842A43" w:rsidRDefault="00842A43">
          <w:pPr>
            <w:pStyle w:val="TOC2"/>
            <w:tabs>
              <w:tab w:val="right" w:leader="dot" w:pos="10012"/>
            </w:tabs>
            <w:rPr>
              <w:rFonts w:asciiTheme="minorHAnsi" w:eastAsiaTheme="minorEastAsia" w:hAnsiTheme="minorHAnsi" w:cstheme="minorBidi"/>
              <w:noProof/>
              <w:color w:val="auto"/>
            </w:rPr>
          </w:pPr>
          <w:hyperlink w:anchor="_Toc212598468" w:history="1">
            <w:r w:rsidRPr="00C72FDE">
              <w:rPr>
                <w:rStyle w:val="Hyperlink"/>
                <w:noProof/>
              </w:rPr>
              <w:t>1.5.</w:t>
            </w:r>
            <w:r w:rsidRPr="00C72FDE">
              <w:rPr>
                <w:rStyle w:val="Hyperlink"/>
                <w:rFonts w:ascii="Arial" w:eastAsia="Arial" w:hAnsi="Arial" w:cs="Arial"/>
                <w:noProof/>
              </w:rPr>
              <w:t xml:space="preserve"> </w:t>
            </w:r>
            <w:r w:rsidRPr="00C72FDE">
              <w:rPr>
                <w:rStyle w:val="Hyperlink"/>
                <w:noProof/>
              </w:rPr>
              <w:t>Development Methodology</w:t>
            </w:r>
            <w:r>
              <w:rPr>
                <w:noProof/>
                <w:webHidden/>
              </w:rPr>
              <w:tab/>
            </w:r>
            <w:r>
              <w:rPr>
                <w:noProof/>
                <w:webHidden/>
              </w:rPr>
              <w:fldChar w:fldCharType="begin"/>
            </w:r>
            <w:r>
              <w:rPr>
                <w:noProof/>
                <w:webHidden/>
              </w:rPr>
              <w:instrText xml:space="preserve"> PAGEREF _Toc212598468 \h </w:instrText>
            </w:r>
            <w:r>
              <w:rPr>
                <w:noProof/>
                <w:webHidden/>
              </w:rPr>
            </w:r>
            <w:r>
              <w:rPr>
                <w:noProof/>
                <w:webHidden/>
              </w:rPr>
              <w:fldChar w:fldCharType="separate"/>
            </w:r>
            <w:r>
              <w:rPr>
                <w:noProof/>
                <w:webHidden/>
              </w:rPr>
              <w:t>3</w:t>
            </w:r>
            <w:r>
              <w:rPr>
                <w:noProof/>
                <w:webHidden/>
              </w:rPr>
              <w:fldChar w:fldCharType="end"/>
            </w:r>
          </w:hyperlink>
        </w:p>
        <w:p w14:paraId="54B3C0E7" w14:textId="5EAEA18B" w:rsidR="00842A43" w:rsidRDefault="00842A43">
          <w:pPr>
            <w:pStyle w:val="TOC2"/>
            <w:tabs>
              <w:tab w:val="right" w:leader="dot" w:pos="10012"/>
            </w:tabs>
            <w:rPr>
              <w:rFonts w:asciiTheme="minorHAnsi" w:eastAsiaTheme="minorEastAsia" w:hAnsiTheme="minorHAnsi" w:cstheme="minorBidi"/>
              <w:noProof/>
              <w:color w:val="auto"/>
            </w:rPr>
          </w:pPr>
          <w:hyperlink w:anchor="_Toc212598469" w:history="1">
            <w:r w:rsidRPr="00C72FDE">
              <w:rPr>
                <w:rStyle w:val="Hyperlink"/>
                <w:noProof/>
              </w:rPr>
              <w:t>1.6.</w:t>
            </w:r>
            <w:r w:rsidRPr="00C72FDE">
              <w:rPr>
                <w:rStyle w:val="Hyperlink"/>
                <w:rFonts w:ascii="Arial" w:eastAsia="Arial" w:hAnsi="Arial" w:cs="Arial"/>
                <w:noProof/>
              </w:rPr>
              <w:t xml:space="preserve"> </w:t>
            </w:r>
            <w:r w:rsidRPr="00C72FDE">
              <w:rPr>
                <w:rStyle w:val="Hyperlink"/>
                <w:noProof/>
              </w:rPr>
              <w:t>Report Organization</w:t>
            </w:r>
            <w:r>
              <w:rPr>
                <w:noProof/>
                <w:webHidden/>
              </w:rPr>
              <w:tab/>
            </w:r>
            <w:r>
              <w:rPr>
                <w:noProof/>
                <w:webHidden/>
              </w:rPr>
              <w:fldChar w:fldCharType="begin"/>
            </w:r>
            <w:r>
              <w:rPr>
                <w:noProof/>
                <w:webHidden/>
              </w:rPr>
              <w:instrText xml:space="preserve"> PAGEREF _Toc212598469 \h </w:instrText>
            </w:r>
            <w:r>
              <w:rPr>
                <w:noProof/>
                <w:webHidden/>
              </w:rPr>
            </w:r>
            <w:r>
              <w:rPr>
                <w:noProof/>
                <w:webHidden/>
              </w:rPr>
              <w:fldChar w:fldCharType="separate"/>
            </w:r>
            <w:r>
              <w:rPr>
                <w:noProof/>
                <w:webHidden/>
              </w:rPr>
              <w:t>3</w:t>
            </w:r>
            <w:r>
              <w:rPr>
                <w:noProof/>
                <w:webHidden/>
              </w:rPr>
              <w:fldChar w:fldCharType="end"/>
            </w:r>
          </w:hyperlink>
        </w:p>
        <w:p w14:paraId="0EFC41A7" w14:textId="5DB27669" w:rsidR="00842A43" w:rsidRDefault="00842A43">
          <w:pPr>
            <w:pStyle w:val="TOC1"/>
            <w:tabs>
              <w:tab w:val="right" w:leader="dot" w:pos="10012"/>
            </w:tabs>
            <w:rPr>
              <w:rFonts w:asciiTheme="minorHAnsi" w:eastAsiaTheme="minorEastAsia" w:hAnsiTheme="minorHAnsi" w:cstheme="minorBidi"/>
              <w:noProof/>
              <w:color w:val="auto"/>
            </w:rPr>
          </w:pPr>
          <w:hyperlink w:anchor="_Toc212598470" w:history="1">
            <w:r w:rsidRPr="00C72FDE">
              <w:rPr>
                <w:rStyle w:val="Hyperlink"/>
                <w:noProof/>
              </w:rPr>
              <w:t>Chapter 2: Background Study and Literature Review</w:t>
            </w:r>
            <w:r>
              <w:rPr>
                <w:noProof/>
                <w:webHidden/>
              </w:rPr>
              <w:tab/>
            </w:r>
            <w:r>
              <w:rPr>
                <w:noProof/>
                <w:webHidden/>
              </w:rPr>
              <w:fldChar w:fldCharType="begin"/>
            </w:r>
            <w:r>
              <w:rPr>
                <w:noProof/>
                <w:webHidden/>
              </w:rPr>
              <w:instrText xml:space="preserve"> PAGEREF _Toc212598470 \h </w:instrText>
            </w:r>
            <w:r>
              <w:rPr>
                <w:noProof/>
                <w:webHidden/>
              </w:rPr>
            </w:r>
            <w:r>
              <w:rPr>
                <w:noProof/>
                <w:webHidden/>
              </w:rPr>
              <w:fldChar w:fldCharType="separate"/>
            </w:r>
            <w:r>
              <w:rPr>
                <w:noProof/>
                <w:webHidden/>
              </w:rPr>
              <w:t>4</w:t>
            </w:r>
            <w:r>
              <w:rPr>
                <w:noProof/>
                <w:webHidden/>
              </w:rPr>
              <w:fldChar w:fldCharType="end"/>
            </w:r>
          </w:hyperlink>
        </w:p>
        <w:p w14:paraId="7E6F4E13" w14:textId="0FBE52E9" w:rsidR="00842A43" w:rsidRDefault="00842A43">
          <w:pPr>
            <w:pStyle w:val="TOC2"/>
            <w:tabs>
              <w:tab w:val="right" w:leader="dot" w:pos="10012"/>
            </w:tabs>
            <w:rPr>
              <w:rFonts w:asciiTheme="minorHAnsi" w:eastAsiaTheme="minorEastAsia" w:hAnsiTheme="minorHAnsi" w:cstheme="minorBidi"/>
              <w:noProof/>
              <w:color w:val="auto"/>
            </w:rPr>
          </w:pPr>
          <w:hyperlink w:anchor="_Toc212598471" w:history="1">
            <w:r w:rsidRPr="00C72FDE">
              <w:rPr>
                <w:rStyle w:val="Hyperlink"/>
                <w:noProof/>
              </w:rPr>
              <w:t>2.1 Background Study</w:t>
            </w:r>
            <w:r>
              <w:rPr>
                <w:noProof/>
                <w:webHidden/>
              </w:rPr>
              <w:tab/>
            </w:r>
            <w:r>
              <w:rPr>
                <w:noProof/>
                <w:webHidden/>
              </w:rPr>
              <w:fldChar w:fldCharType="begin"/>
            </w:r>
            <w:r>
              <w:rPr>
                <w:noProof/>
                <w:webHidden/>
              </w:rPr>
              <w:instrText xml:space="preserve"> PAGEREF _Toc212598471 \h </w:instrText>
            </w:r>
            <w:r>
              <w:rPr>
                <w:noProof/>
                <w:webHidden/>
              </w:rPr>
            </w:r>
            <w:r>
              <w:rPr>
                <w:noProof/>
                <w:webHidden/>
              </w:rPr>
              <w:fldChar w:fldCharType="separate"/>
            </w:r>
            <w:r>
              <w:rPr>
                <w:noProof/>
                <w:webHidden/>
              </w:rPr>
              <w:t>4</w:t>
            </w:r>
            <w:r>
              <w:rPr>
                <w:noProof/>
                <w:webHidden/>
              </w:rPr>
              <w:fldChar w:fldCharType="end"/>
            </w:r>
          </w:hyperlink>
        </w:p>
        <w:p w14:paraId="0F1327C4" w14:textId="1B3FEE20" w:rsidR="00842A43" w:rsidRDefault="00842A43">
          <w:pPr>
            <w:pStyle w:val="TOC2"/>
            <w:tabs>
              <w:tab w:val="right" w:leader="dot" w:pos="10012"/>
            </w:tabs>
            <w:rPr>
              <w:rFonts w:asciiTheme="minorHAnsi" w:eastAsiaTheme="minorEastAsia" w:hAnsiTheme="minorHAnsi" w:cstheme="minorBidi"/>
              <w:noProof/>
              <w:color w:val="auto"/>
            </w:rPr>
          </w:pPr>
          <w:hyperlink w:anchor="_Toc212598472" w:history="1">
            <w:r w:rsidRPr="00C72FDE">
              <w:rPr>
                <w:rStyle w:val="Hyperlink"/>
                <w:noProof/>
              </w:rPr>
              <w:t>2.2 Literature Review</w:t>
            </w:r>
            <w:r>
              <w:rPr>
                <w:noProof/>
                <w:webHidden/>
              </w:rPr>
              <w:tab/>
            </w:r>
            <w:r>
              <w:rPr>
                <w:noProof/>
                <w:webHidden/>
              </w:rPr>
              <w:fldChar w:fldCharType="begin"/>
            </w:r>
            <w:r>
              <w:rPr>
                <w:noProof/>
                <w:webHidden/>
              </w:rPr>
              <w:instrText xml:space="preserve"> PAGEREF _Toc212598472 \h </w:instrText>
            </w:r>
            <w:r>
              <w:rPr>
                <w:noProof/>
                <w:webHidden/>
              </w:rPr>
            </w:r>
            <w:r>
              <w:rPr>
                <w:noProof/>
                <w:webHidden/>
              </w:rPr>
              <w:fldChar w:fldCharType="separate"/>
            </w:r>
            <w:r>
              <w:rPr>
                <w:noProof/>
                <w:webHidden/>
              </w:rPr>
              <w:t>5</w:t>
            </w:r>
            <w:r>
              <w:rPr>
                <w:noProof/>
                <w:webHidden/>
              </w:rPr>
              <w:fldChar w:fldCharType="end"/>
            </w:r>
          </w:hyperlink>
        </w:p>
        <w:p w14:paraId="6CE93D3A" w14:textId="33503691" w:rsidR="00842A43" w:rsidRDefault="00842A43">
          <w:pPr>
            <w:pStyle w:val="TOC3"/>
            <w:tabs>
              <w:tab w:val="right" w:leader="dot" w:pos="10012"/>
            </w:tabs>
            <w:rPr>
              <w:rFonts w:asciiTheme="minorHAnsi" w:eastAsiaTheme="minorEastAsia" w:hAnsiTheme="minorHAnsi" w:cstheme="minorBidi"/>
              <w:noProof/>
              <w:color w:val="auto"/>
            </w:rPr>
          </w:pPr>
          <w:hyperlink w:anchor="_Toc212598473" w:history="1">
            <w:r w:rsidRPr="00C72FDE">
              <w:rPr>
                <w:rStyle w:val="Hyperlink"/>
                <w:noProof/>
              </w:rPr>
              <w:t>2.2.1 Digital Health in Nepal</w:t>
            </w:r>
            <w:r>
              <w:rPr>
                <w:noProof/>
                <w:webHidden/>
              </w:rPr>
              <w:tab/>
            </w:r>
            <w:r>
              <w:rPr>
                <w:noProof/>
                <w:webHidden/>
              </w:rPr>
              <w:fldChar w:fldCharType="begin"/>
            </w:r>
            <w:r>
              <w:rPr>
                <w:noProof/>
                <w:webHidden/>
              </w:rPr>
              <w:instrText xml:space="preserve"> PAGEREF _Toc212598473 \h </w:instrText>
            </w:r>
            <w:r>
              <w:rPr>
                <w:noProof/>
                <w:webHidden/>
              </w:rPr>
            </w:r>
            <w:r>
              <w:rPr>
                <w:noProof/>
                <w:webHidden/>
              </w:rPr>
              <w:fldChar w:fldCharType="separate"/>
            </w:r>
            <w:r>
              <w:rPr>
                <w:noProof/>
                <w:webHidden/>
              </w:rPr>
              <w:t>5</w:t>
            </w:r>
            <w:r>
              <w:rPr>
                <w:noProof/>
                <w:webHidden/>
              </w:rPr>
              <w:fldChar w:fldCharType="end"/>
            </w:r>
          </w:hyperlink>
        </w:p>
        <w:p w14:paraId="4ADECEA9" w14:textId="62CBD748" w:rsidR="00842A43" w:rsidRDefault="00842A43">
          <w:pPr>
            <w:pStyle w:val="TOC3"/>
            <w:tabs>
              <w:tab w:val="right" w:leader="dot" w:pos="10012"/>
            </w:tabs>
            <w:rPr>
              <w:rFonts w:asciiTheme="minorHAnsi" w:eastAsiaTheme="minorEastAsia" w:hAnsiTheme="minorHAnsi" w:cstheme="minorBidi"/>
              <w:noProof/>
              <w:color w:val="auto"/>
            </w:rPr>
          </w:pPr>
          <w:hyperlink w:anchor="_Toc212598474" w:history="1">
            <w:r w:rsidRPr="00C72FDE">
              <w:rPr>
                <w:rStyle w:val="Hyperlink"/>
                <w:noProof/>
              </w:rPr>
              <w:t>2.2.2 AI and Chatbots in Mental Healthcare</w:t>
            </w:r>
            <w:r>
              <w:rPr>
                <w:noProof/>
                <w:webHidden/>
              </w:rPr>
              <w:tab/>
            </w:r>
            <w:r>
              <w:rPr>
                <w:noProof/>
                <w:webHidden/>
              </w:rPr>
              <w:fldChar w:fldCharType="begin"/>
            </w:r>
            <w:r>
              <w:rPr>
                <w:noProof/>
                <w:webHidden/>
              </w:rPr>
              <w:instrText xml:space="preserve"> PAGEREF _Toc212598474 \h </w:instrText>
            </w:r>
            <w:r>
              <w:rPr>
                <w:noProof/>
                <w:webHidden/>
              </w:rPr>
            </w:r>
            <w:r>
              <w:rPr>
                <w:noProof/>
                <w:webHidden/>
              </w:rPr>
              <w:fldChar w:fldCharType="separate"/>
            </w:r>
            <w:r>
              <w:rPr>
                <w:noProof/>
                <w:webHidden/>
              </w:rPr>
              <w:t>5</w:t>
            </w:r>
            <w:r>
              <w:rPr>
                <w:noProof/>
                <w:webHidden/>
              </w:rPr>
              <w:fldChar w:fldCharType="end"/>
            </w:r>
          </w:hyperlink>
        </w:p>
        <w:p w14:paraId="60AAF525" w14:textId="6F93B95B" w:rsidR="00842A43" w:rsidRDefault="00842A43">
          <w:pPr>
            <w:pStyle w:val="TOC3"/>
            <w:tabs>
              <w:tab w:val="right" w:leader="dot" w:pos="10012"/>
            </w:tabs>
            <w:rPr>
              <w:rFonts w:asciiTheme="minorHAnsi" w:eastAsiaTheme="minorEastAsia" w:hAnsiTheme="minorHAnsi" w:cstheme="minorBidi"/>
              <w:noProof/>
              <w:color w:val="auto"/>
            </w:rPr>
          </w:pPr>
          <w:hyperlink w:anchor="_Toc212598475" w:history="1">
            <w:r w:rsidRPr="00C72FDE">
              <w:rPr>
                <w:rStyle w:val="Hyperlink"/>
                <w:noProof/>
              </w:rPr>
              <w:t>2.2.3 Rehabilitation and Centralized Systems</w:t>
            </w:r>
            <w:r>
              <w:rPr>
                <w:noProof/>
                <w:webHidden/>
              </w:rPr>
              <w:tab/>
            </w:r>
            <w:r>
              <w:rPr>
                <w:noProof/>
                <w:webHidden/>
              </w:rPr>
              <w:fldChar w:fldCharType="begin"/>
            </w:r>
            <w:r>
              <w:rPr>
                <w:noProof/>
                <w:webHidden/>
              </w:rPr>
              <w:instrText xml:space="preserve"> PAGEREF _Toc212598475 \h </w:instrText>
            </w:r>
            <w:r>
              <w:rPr>
                <w:noProof/>
                <w:webHidden/>
              </w:rPr>
            </w:r>
            <w:r>
              <w:rPr>
                <w:noProof/>
                <w:webHidden/>
              </w:rPr>
              <w:fldChar w:fldCharType="separate"/>
            </w:r>
            <w:r>
              <w:rPr>
                <w:noProof/>
                <w:webHidden/>
              </w:rPr>
              <w:t>6</w:t>
            </w:r>
            <w:r>
              <w:rPr>
                <w:noProof/>
                <w:webHidden/>
              </w:rPr>
              <w:fldChar w:fldCharType="end"/>
            </w:r>
          </w:hyperlink>
        </w:p>
        <w:p w14:paraId="198B7EC9" w14:textId="1725EF82" w:rsidR="00842A43" w:rsidRDefault="00842A43">
          <w:pPr>
            <w:pStyle w:val="TOC3"/>
            <w:tabs>
              <w:tab w:val="right" w:leader="dot" w:pos="10012"/>
            </w:tabs>
            <w:rPr>
              <w:rFonts w:asciiTheme="minorHAnsi" w:eastAsiaTheme="minorEastAsia" w:hAnsiTheme="minorHAnsi" w:cstheme="minorBidi"/>
              <w:noProof/>
              <w:color w:val="auto"/>
            </w:rPr>
          </w:pPr>
          <w:hyperlink w:anchor="_Toc212598476" w:history="1">
            <w:r w:rsidRPr="00C72FDE">
              <w:rPr>
                <w:rStyle w:val="Hyperlink"/>
                <w:noProof/>
              </w:rPr>
              <w:t>2.2.4 Comparison Between Existing Systems and Calm Core Recovery</w:t>
            </w:r>
            <w:r>
              <w:rPr>
                <w:noProof/>
                <w:webHidden/>
              </w:rPr>
              <w:tab/>
            </w:r>
            <w:r>
              <w:rPr>
                <w:noProof/>
                <w:webHidden/>
              </w:rPr>
              <w:fldChar w:fldCharType="begin"/>
            </w:r>
            <w:r>
              <w:rPr>
                <w:noProof/>
                <w:webHidden/>
              </w:rPr>
              <w:instrText xml:space="preserve"> PAGEREF _Toc212598476 \h </w:instrText>
            </w:r>
            <w:r>
              <w:rPr>
                <w:noProof/>
                <w:webHidden/>
              </w:rPr>
            </w:r>
            <w:r>
              <w:rPr>
                <w:noProof/>
                <w:webHidden/>
              </w:rPr>
              <w:fldChar w:fldCharType="separate"/>
            </w:r>
            <w:r>
              <w:rPr>
                <w:noProof/>
                <w:webHidden/>
              </w:rPr>
              <w:t>6</w:t>
            </w:r>
            <w:r>
              <w:rPr>
                <w:noProof/>
                <w:webHidden/>
              </w:rPr>
              <w:fldChar w:fldCharType="end"/>
            </w:r>
          </w:hyperlink>
        </w:p>
        <w:p w14:paraId="178B9F8B" w14:textId="3B94CBD0" w:rsidR="00842A43" w:rsidRDefault="00842A43">
          <w:pPr>
            <w:pStyle w:val="TOC1"/>
            <w:tabs>
              <w:tab w:val="right" w:leader="dot" w:pos="10012"/>
            </w:tabs>
            <w:rPr>
              <w:rFonts w:asciiTheme="minorHAnsi" w:eastAsiaTheme="minorEastAsia" w:hAnsiTheme="minorHAnsi" w:cstheme="minorBidi"/>
              <w:noProof/>
              <w:color w:val="auto"/>
            </w:rPr>
          </w:pPr>
          <w:hyperlink w:anchor="_Toc212598477" w:history="1">
            <w:r w:rsidRPr="00C72FDE">
              <w:rPr>
                <w:rStyle w:val="Hyperlink"/>
                <w:noProof/>
              </w:rPr>
              <w:t>Chapter 3: System Analysis</w:t>
            </w:r>
            <w:r>
              <w:rPr>
                <w:noProof/>
                <w:webHidden/>
              </w:rPr>
              <w:tab/>
            </w:r>
            <w:r>
              <w:rPr>
                <w:noProof/>
                <w:webHidden/>
              </w:rPr>
              <w:fldChar w:fldCharType="begin"/>
            </w:r>
            <w:r>
              <w:rPr>
                <w:noProof/>
                <w:webHidden/>
              </w:rPr>
              <w:instrText xml:space="preserve"> PAGEREF _Toc212598477 \h </w:instrText>
            </w:r>
            <w:r>
              <w:rPr>
                <w:noProof/>
                <w:webHidden/>
              </w:rPr>
            </w:r>
            <w:r>
              <w:rPr>
                <w:noProof/>
                <w:webHidden/>
              </w:rPr>
              <w:fldChar w:fldCharType="separate"/>
            </w:r>
            <w:r>
              <w:rPr>
                <w:noProof/>
                <w:webHidden/>
              </w:rPr>
              <w:t>7</w:t>
            </w:r>
            <w:r>
              <w:rPr>
                <w:noProof/>
                <w:webHidden/>
              </w:rPr>
              <w:fldChar w:fldCharType="end"/>
            </w:r>
          </w:hyperlink>
        </w:p>
        <w:p w14:paraId="627445A6" w14:textId="1A22CE3D" w:rsidR="00842A43" w:rsidRDefault="00842A43">
          <w:pPr>
            <w:pStyle w:val="TOC2"/>
            <w:tabs>
              <w:tab w:val="right" w:leader="dot" w:pos="10012"/>
            </w:tabs>
            <w:rPr>
              <w:rFonts w:asciiTheme="minorHAnsi" w:eastAsiaTheme="minorEastAsia" w:hAnsiTheme="minorHAnsi" w:cstheme="minorBidi"/>
              <w:noProof/>
              <w:color w:val="auto"/>
            </w:rPr>
          </w:pPr>
          <w:hyperlink w:anchor="_Toc212598478" w:history="1">
            <w:r w:rsidRPr="00C72FDE">
              <w:rPr>
                <w:rStyle w:val="Hyperlink"/>
                <w:noProof/>
              </w:rPr>
              <w:t>3.1 System Analysis</w:t>
            </w:r>
            <w:r>
              <w:rPr>
                <w:noProof/>
                <w:webHidden/>
              </w:rPr>
              <w:tab/>
            </w:r>
            <w:r>
              <w:rPr>
                <w:noProof/>
                <w:webHidden/>
              </w:rPr>
              <w:fldChar w:fldCharType="begin"/>
            </w:r>
            <w:r>
              <w:rPr>
                <w:noProof/>
                <w:webHidden/>
              </w:rPr>
              <w:instrText xml:space="preserve"> PAGEREF _Toc212598478 \h </w:instrText>
            </w:r>
            <w:r>
              <w:rPr>
                <w:noProof/>
                <w:webHidden/>
              </w:rPr>
            </w:r>
            <w:r>
              <w:rPr>
                <w:noProof/>
                <w:webHidden/>
              </w:rPr>
              <w:fldChar w:fldCharType="separate"/>
            </w:r>
            <w:r>
              <w:rPr>
                <w:noProof/>
                <w:webHidden/>
              </w:rPr>
              <w:t>7</w:t>
            </w:r>
            <w:r>
              <w:rPr>
                <w:noProof/>
                <w:webHidden/>
              </w:rPr>
              <w:fldChar w:fldCharType="end"/>
            </w:r>
          </w:hyperlink>
        </w:p>
        <w:p w14:paraId="21A0ED50" w14:textId="1B1A245C" w:rsidR="00842A43" w:rsidRDefault="00842A43">
          <w:pPr>
            <w:pStyle w:val="TOC3"/>
            <w:tabs>
              <w:tab w:val="right" w:leader="dot" w:pos="10012"/>
            </w:tabs>
            <w:rPr>
              <w:rFonts w:asciiTheme="minorHAnsi" w:eastAsiaTheme="minorEastAsia" w:hAnsiTheme="minorHAnsi" w:cstheme="minorBidi"/>
              <w:noProof/>
              <w:color w:val="auto"/>
            </w:rPr>
          </w:pPr>
          <w:hyperlink w:anchor="_Toc212598479" w:history="1">
            <w:r w:rsidRPr="00C72FDE">
              <w:rPr>
                <w:rStyle w:val="Hyperlink"/>
                <w:noProof/>
              </w:rPr>
              <w:t>3.1.1 Requirement Analysis</w:t>
            </w:r>
            <w:r>
              <w:rPr>
                <w:noProof/>
                <w:webHidden/>
              </w:rPr>
              <w:tab/>
            </w:r>
            <w:r>
              <w:rPr>
                <w:noProof/>
                <w:webHidden/>
              </w:rPr>
              <w:fldChar w:fldCharType="begin"/>
            </w:r>
            <w:r>
              <w:rPr>
                <w:noProof/>
                <w:webHidden/>
              </w:rPr>
              <w:instrText xml:space="preserve"> PAGEREF _Toc212598479 \h </w:instrText>
            </w:r>
            <w:r>
              <w:rPr>
                <w:noProof/>
                <w:webHidden/>
              </w:rPr>
            </w:r>
            <w:r>
              <w:rPr>
                <w:noProof/>
                <w:webHidden/>
              </w:rPr>
              <w:fldChar w:fldCharType="separate"/>
            </w:r>
            <w:r>
              <w:rPr>
                <w:noProof/>
                <w:webHidden/>
              </w:rPr>
              <w:t>7</w:t>
            </w:r>
            <w:r>
              <w:rPr>
                <w:noProof/>
                <w:webHidden/>
              </w:rPr>
              <w:fldChar w:fldCharType="end"/>
            </w:r>
          </w:hyperlink>
        </w:p>
        <w:p w14:paraId="35BCE124" w14:textId="56BA4667" w:rsidR="00842A43" w:rsidRDefault="00842A43">
          <w:pPr>
            <w:pStyle w:val="TOC3"/>
            <w:tabs>
              <w:tab w:val="right" w:leader="dot" w:pos="10012"/>
            </w:tabs>
            <w:rPr>
              <w:rFonts w:asciiTheme="minorHAnsi" w:eastAsiaTheme="minorEastAsia" w:hAnsiTheme="minorHAnsi" w:cstheme="minorBidi"/>
              <w:noProof/>
              <w:color w:val="auto"/>
            </w:rPr>
          </w:pPr>
          <w:hyperlink w:anchor="_Toc212598480" w:history="1">
            <w:r w:rsidRPr="00C72FDE">
              <w:rPr>
                <w:rStyle w:val="Hyperlink"/>
                <w:noProof/>
              </w:rPr>
              <w:t>3.1.2 Feasibility Study</w:t>
            </w:r>
            <w:r>
              <w:rPr>
                <w:noProof/>
                <w:webHidden/>
              </w:rPr>
              <w:tab/>
            </w:r>
            <w:r>
              <w:rPr>
                <w:noProof/>
                <w:webHidden/>
              </w:rPr>
              <w:fldChar w:fldCharType="begin"/>
            </w:r>
            <w:r>
              <w:rPr>
                <w:noProof/>
                <w:webHidden/>
              </w:rPr>
              <w:instrText xml:space="preserve"> PAGEREF _Toc212598480 \h </w:instrText>
            </w:r>
            <w:r>
              <w:rPr>
                <w:noProof/>
                <w:webHidden/>
              </w:rPr>
            </w:r>
            <w:r>
              <w:rPr>
                <w:noProof/>
                <w:webHidden/>
              </w:rPr>
              <w:fldChar w:fldCharType="separate"/>
            </w:r>
            <w:r>
              <w:rPr>
                <w:noProof/>
                <w:webHidden/>
              </w:rPr>
              <w:t>9</w:t>
            </w:r>
            <w:r>
              <w:rPr>
                <w:noProof/>
                <w:webHidden/>
              </w:rPr>
              <w:fldChar w:fldCharType="end"/>
            </w:r>
          </w:hyperlink>
        </w:p>
        <w:p w14:paraId="2A15FC12" w14:textId="7DD1DFC7" w:rsidR="00842A43" w:rsidRDefault="00842A43">
          <w:pPr>
            <w:pStyle w:val="TOC3"/>
            <w:tabs>
              <w:tab w:val="right" w:leader="dot" w:pos="10012"/>
            </w:tabs>
            <w:rPr>
              <w:rFonts w:asciiTheme="minorHAnsi" w:eastAsiaTheme="minorEastAsia" w:hAnsiTheme="minorHAnsi" w:cstheme="minorBidi"/>
              <w:noProof/>
              <w:color w:val="auto"/>
            </w:rPr>
          </w:pPr>
          <w:hyperlink w:anchor="_Toc212598481" w:history="1">
            <w:r w:rsidRPr="00C72FDE">
              <w:rPr>
                <w:rStyle w:val="Hyperlink"/>
                <w:noProof/>
              </w:rPr>
              <w:t>3.1.3. Analysis (Object-Oriented Approach)</w:t>
            </w:r>
            <w:r>
              <w:rPr>
                <w:noProof/>
                <w:webHidden/>
              </w:rPr>
              <w:tab/>
            </w:r>
            <w:r>
              <w:rPr>
                <w:noProof/>
                <w:webHidden/>
              </w:rPr>
              <w:fldChar w:fldCharType="begin"/>
            </w:r>
            <w:r>
              <w:rPr>
                <w:noProof/>
                <w:webHidden/>
              </w:rPr>
              <w:instrText xml:space="preserve"> PAGEREF _Toc212598481 \h </w:instrText>
            </w:r>
            <w:r>
              <w:rPr>
                <w:noProof/>
                <w:webHidden/>
              </w:rPr>
            </w:r>
            <w:r>
              <w:rPr>
                <w:noProof/>
                <w:webHidden/>
              </w:rPr>
              <w:fldChar w:fldCharType="separate"/>
            </w:r>
            <w:r>
              <w:rPr>
                <w:noProof/>
                <w:webHidden/>
              </w:rPr>
              <w:t>11</w:t>
            </w:r>
            <w:r>
              <w:rPr>
                <w:noProof/>
                <w:webHidden/>
              </w:rPr>
              <w:fldChar w:fldCharType="end"/>
            </w:r>
          </w:hyperlink>
        </w:p>
        <w:p w14:paraId="2873F7C9" w14:textId="6EB8B82A" w:rsidR="00842A43" w:rsidRDefault="00842A43">
          <w:pPr>
            <w:pStyle w:val="TOC1"/>
            <w:tabs>
              <w:tab w:val="right" w:leader="dot" w:pos="10012"/>
            </w:tabs>
            <w:rPr>
              <w:rFonts w:asciiTheme="minorHAnsi" w:eastAsiaTheme="minorEastAsia" w:hAnsiTheme="minorHAnsi" w:cstheme="minorBidi"/>
              <w:noProof/>
              <w:color w:val="auto"/>
            </w:rPr>
          </w:pPr>
          <w:hyperlink w:anchor="_Toc212598482" w:history="1">
            <w:r w:rsidRPr="00C72FDE">
              <w:rPr>
                <w:rStyle w:val="Hyperlink"/>
                <w:noProof/>
              </w:rPr>
              <w:t>Chapter 4: System Design</w:t>
            </w:r>
            <w:r>
              <w:rPr>
                <w:noProof/>
                <w:webHidden/>
              </w:rPr>
              <w:tab/>
            </w:r>
            <w:r>
              <w:rPr>
                <w:noProof/>
                <w:webHidden/>
              </w:rPr>
              <w:fldChar w:fldCharType="begin"/>
            </w:r>
            <w:r>
              <w:rPr>
                <w:noProof/>
                <w:webHidden/>
              </w:rPr>
              <w:instrText xml:space="preserve"> PAGEREF _Toc212598482 \h </w:instrText>
            </w:r>
            <w:r>
              <w:rPr>
                <w:noProof/>
                <w:webHidden/>
              </w:rPr>
            </w:r>
            <w:r>
              <w:rPr>
                <w:noProof/>
                <w:webHidden/>
              </w:rPr>
              <w:fldChar w:fldCharType="separate"/>
            </w:r>
            <w:r>
              <w:rPr>
                <w:noProof/>
                <w:webHidden/>
              </w:rPr>
              <w:t>16</w:t>
            </w:r>
            <w:r>
              <w:rPr>
                <w:noProof/>
                <w:webHidden/>
              </w:rPr>
              <w:fldChar w:fldCharType="end"/>
            </w:r>
          </w:hyperlink>
        </w:p>
        <w:p w14:paraId="03F5AB2C" w14:textId="618B60FF" w:rsidR="00842A43" w:rsidRDefault="00842A43">
          <w:pPr>
            <w:pStyle w:val="TOC2"/>
            <w:tabs>
              <w:tab w:val="right" w:leader="dot" w:pos="10012"/>
            </w:tabs>
            <w:rPr>
              <w:rFonts w:asciiTheme="minorHAnsi" w:eastAsiaTheme="minorEastAsia" w:hAnsiTheme="minorHAnsi" w:cstheme="minorBidi"/>
              <w:noProof/>
              <w:color w:val="auto"/>
            </w:rPr>
          </w:pPr>
          <w:hyperlink w:anchor="_Toc212598483" w:history="1">
            <w:r w:rsidRPr="00C72FDE">
              <w:rPr>
                <w:rStyle w:val="Hyperlink"/>
                <w:noProof/>
              </w:rPr>
              <w:t>4.1 Design (Object-Oriented Approach)</w:t>
            </w:r>
            <w:r>
              <w:rPr>
                <w:noProof/>
                <w:webHidden/>
              </w:rPr>
              <w:tab/>
            </w:r>
            <w:r>
              <w:rPr>
                <w:noProof/>
                <w:webHidden/>
              </w:rPr>
              <w:fldChar w:fldCharType="begin"/>
            </w:r>
            <w:r>
              <w:rPr>
                <w:noProof/>
                <w:webHidden/>
              </w:rPr>
              <w:instrText xml:space="preserve"> PAGEREF _Toc212598483 \h </w:instrText>
            </w:r>
            <w:r>
              <w:rPr>
                <w:noProof/>
                <w:webHidden/>
              </w:rPr>
            </w:r>
            <w:r>
              <w:rPr>
                <w:noProof/>
                <w:webHidden/>
              </w:rPr>
              <w:fldChar w:fldCharType="separate"/>
            </w:r>
            <w:r>
              <w:rPr>
                <w:noProof/>
                <w:webHidden/>
              </w:rPr>
              <w:t>17</w:t>
            </w:r>
            <w:r>
              <w:rPr>
                <w:noProof/>
                <w:webHidden/>
              </w:rPr>
              <w:fldChar w:fldCharType="end"/>
            </w:r>
          </w:hyperlink>
        </w:p>
        <w:p w14:paraId="02B45F99" w14:textId="307C45E9" w:rsidR="00842A43" w:rsidRDefault="00842A43">
          <w:pPr>
            <w:pStyle w:val="TOC1"/>
            <w:tabs>
              <w:tab w:val="right" w:leader="dot" w:pos="10012"/>
            </w:tabs>
            <w:rPr>
              <w:rFonts w:asciiTheme="minorHAnsi" w:eastAsiaTheme="minorEastAsia" w:hAnsiTheme="minorHAnsi" w:cstheme="minorBidi"/>
              <w:noProof/>
              <w:color w:val="auto"/>
            </w:rPr>
          </w:pPr>
          <w:hyperlink w:anchor="_Toc212598484" w:history="1">
            <w:r w:rsidRPr="00C72FDE">
              <w:rPr>
                <w:rStyle w:val="Hyperlink"/>
                <w:noProof/>
              </w:rPr>
              <w:t>CHAPTER 5: IMPLEMENTATION AND TESTING</w:t>
            </w:r>
            <w:r>
              <w:rPr>
                <w:noProof/>
                <w:webHidden/>
              </w:rPr>
              <w:tab/>
            </w:r>
            <w:r>
              <w:rPr>
                <w:noProof/>
                <w:webHidden/>
              </w:rPr>
              <w:fldChar w:fldCharType="begin"/>
            </w:r>
            <w:r>
              <w:rPr>
                <w:noProof/>
                <w:webHidden/>
              </w:rPr>
              <w:instrText xml:space="preserve"> PAGEREF _Toc212598484 \h </w:instrText>
            </w:r>
            <w:r>
              <w:rPr>
                <w:noProof/>
                <w:webHidden/>
              </w:rPr>
            </w:r>
            <w:r>
              <w:rPr>
                <w:noProof/>
                <w:webHidden/>
              </w:rPr>
              <w:fldChar w:fldCharType="separate"/>
            </w:r>
            <w:r>
              <w:rPr>
                <w:noProof/>
                <w:webHidden/>
              </w:rPr>
              <w:t>21</w:t>
            </w:r>
            <w:r>
              <w:rPr>
                <w:noProof/>
                <w:webHidden/>
              </w:rPr>
              <w:fldChar w:fldCharType="end"/>
            </w:r>
          </w:hyperlink>
        </w:p>
        <w:p w14:paraId="5CC4354A" w14:textId="5E2EA68E" w:rsidR="00842A43" w:rsidRDefault="00842A43">
          <w:pPr>
            <w:pStyle w:val="TOC2"/>
            <w:tabs>
              <w:tab w:val="right" w:leader="dot" w:pos="10012"/>
            </w:tabs>
            <w:rPr>
              <w:rFonts w:asciiTheme="minorHAnsi" w:eastAsiaTheme="minorEastAsia" w:hAnsiTheme="minorHAnsi" w:cstheme="minorBidi"/>
              <w:noProof/>
              <w:color w:val="auto"/>
            </w:rPr>
          </w:pPr>
          <w:hyperlink w:anchor="_Toc212598485" w:history="1">
            <w:r w:rsidRPr="00C72FDE">
              <w:rPr>
                <w:rStyle w:val="Hyperlink"/>
                <w:noProof/>
              </w:rPr>
              <w:t>5.1 Implementation</w:t>
            </w:r>
            <w:r>
              <w:rPr>
                <w:noProof/>
                <w:webHidden/>
              </w:rPr>
              <w:tab/>
            </w:r>
            <w:r>
              <w:rPr>
                <w:noProof/>
                <w:webHidden/>
              </w:rPr>
              <w:fldChar w:fldCharType="begin"/>
            </w:r>
            <w:r>
              <w:rPr>
                <w:noProof/>
                <w:webHidden/>
              </w:rPr>
              <w:instrText xml:space="preserve"> PAGEREF _Toc212598485 \h </w:instrText>
            </w:r>
            <w:r>
              <w:rPr>
                <w:noProof/>
                <w:webHidden/>
              </w:rPr>
            </w:r>
            <w:r>
              <w:rPr>
                <w:noProof/>
                <w:webHidden/>
              </w:rPr>
              <w:fldChar w:fldCharType="separate"/>
            </w:r>
            <w:r>
              <w:rPr>
                <w:noProof/>
                <w:webHidden/>
              </w:rPr>
              <w:t>22</w:t>
            </w:r>
            <w:r>
              <w:rPr>
                <w:noProof/>
                <w:webHidden/>
              </w:rPr>
              <w:fldChar w:fldCharType="end"/>
            </w:r>
          </w:hyperlink>
        </w:p>
        <w:p w14:paraId="6E3D4760" w14:textId="44B718D9" w:rsidR="00842A43" w:rsidRDefault="00842A43">
          <w:pPr>
            <w:pStyle w:val="TOC3"/>
            <w:tabs>
              <w:tab w:val="right" w:leader="dot" w:pos="10012"/>
            </w:tabs>
            <w:rPr>
              <w:rFonts w:asciiTheme="minorHAnsi" w:eastAsiaTheme="minorEastAsia" w:hAnsiTheme="minorHAnsi" w:cstheme="minorBidi"/>
              <w:noProof/>
              <w:color w:val="auto"/>
            </w:rPr>
          </w:pPr>
          <w:hyperlink w:anchor="_Toc212598486" w:history="1">
            <w:r w:rsidRPr="00C72FDE">
              <w:rPr>
                <w:rStyle w:val="Hyperlink"/>
                <w:noProof/>
              </w:rPr>
              <w:t>5.1.1 Tools Used</w:t>
            </w:r>
            <w:r>
              <w:rPr>
                <w:noProof/>
                <w:webHidden/>
              </w:rPr>
              <w:tab/>
            </w:r>
            <w:r>
              <w:rPr>
                <w:noProof/>
                <w:webHidden/>
              </w:rPr>
              <w:fldChar w:fldCharType="begin"/>
            </w:r>
            <w:r>
              <w:rPr>
                <w:noProof/>
                <w:webHidden/>
              </w:rPr>
              <w:instrText xml:space="preserve"> PAGEREF _Toc212598486 \h </w:instrText>
            </w:r>
            <w:r>
              <w:rPr>
                <w:noProof/>
                <w:webHidden/>
              </w:rPr>
            </w:r>
            <w:r>
              <w:rPr>
                <w:noProof/>
                <w:webHidden/>
              </w:rPr>
              <w:fldChar w:fldCharType="separate"/>
            </w:r>
            <w:r>
              <w:rPr>
                <w:noProof/>
                <w:webHidden/>
              </w:rPr>
              <w:t>22</w:t>
            </w:r>
            <w:r>
              <w:rPr>
                <w:noProof/>
                <w:webHidden/>
              </w:rPr>
              <w:fldChar w:fldCharType="end"/>
            </w:r>
          </w:hyperlink>
        </w:p>
        <w:p w14:paraId="3FE82982" w14:textId="3DF302F6" w:rsidR="00842A43" w:rsidRDefault="00842A43">
          <w:pPr>
            <w:pStyle w:val="TOC3"/>
            <w:tabs>
              <w:tab w:val="right" w:leader="dot" w:pos="10012"/>
            </w:tabs>
            <w:rPr>
              <w:rFonts w:asciiTheme="minorHAnsi" w:eastAsiaTheme="minorEastAsia" w:hAnsiTheme="minorHAnsi" w:cstheme="minorBidi"/>
              <w:noProof/>
              <w:color w:val="auto"/>
            </w:rPr>
          </w:pPr>
          <w:hyperlink w:anchor="_Toc212598487" w:history="1">
            <w:r w:rsidRPr="00C72FDE">
              <w:rPr>
                <w:rStyle w:val="Hyperlink"/>
                <w:noProof/>
              </w:rPr>
              <w:t>5.1.2</w:t>
            </w:r>
            <w:r w:rsidRPr="00C72FDE">
              <w:rPr>
                <w:rStyle w:val="Hyperlink"/>
                <w:rFonts w:ascii="Arial" w:eastAsia="Arial" w:hAnsi="Arial" w:cs="Arial"/>
                <w:noProof/>
              </w:rPr>
              <w:t xml:space="preserve"> </w:t>
            </w:r>
            <w:r w:rsidRPr="00C72FDE">
              <w:rPr>
                <w:rStyle w:val="Hyperlink"/>
                <w:noProof/>
              </w:rPr>
              <w:t>Implementation Details of Modules</w:t>
            </w:r>
            <w:r>
              <w:rPr>
                <w:noProof/>
                <w:webHidden/>
              </w:rPr>
              <w:tab/>
            </w:r>
            <w:r>
              <w:rPr>
                <w:noProof/>
                <w:webHidden/>
              </w:rPr>
              <w:fldChar w:fldCharType="begin"/>
            </w:r>
            <w:r>
              <w:rPr>
                <w:noProof/>
                <w:webHidden/>
              </w:rPr>
              <w:instrText xml:space="preserve"> PAGEREF _Toc212598487 \h </w:instrText>
            </w:r>
            <w:r>
              <w:rPr>
                <w:noProof/>
                <w:webHidden/>
              </w:rPr>
            </w:r>
            <w:r>
              <w:rPr>
                <w:noProof/>
                <w:webHidden/>
              </w:rPr>
              <w:fldChar w:fldCharType="separate"/>
            </w:r>
            <w:r>
              <w:rPr>
                <w:noProof/>
                <w:webHidden/>
              </w:rPr>
              <w:t>23</w:t>
            </w:r>
            <w:r>
              <w:rPr>
                <w:noProof/>
                <w:webHidden/>
              </w:rPr>
              <w:fldChar w:fldCharType="end"/>
            </w:r>
          </w:hyperlink>
        </w:p>
        <w:p w14:paraId="488D2EFA" w14:textId="656A08E2" w:rsidR="00842A43" w:rsidRDefault="00842A43">
          <w:pPr>
            <w:pStyle w:val="TOC1"/>
            <w:tabs>
              <w:tab w:val="right" w:leader="dot" w:pos="10012"/>
            </w:tabs>
            <w:rPr>
              <w:rFonts w:asciiTheme="minorHAnsi" w:eastAsiaTheme="minorEastAsia" w:hAnsiTheme="minorHAnsi" w:cstheme="minorBidi"/>
              <w:noProof/>
              <w:color w:val="auto"/>
            </w:rPr>
          </w:pPr>
          <w:hyperlink w:anchor="_Toc212598488" w:history="1">
            <w:r w:rsidRPr="00C72FDE">
              <w:rPr>
                <w:rStyle w:val="Hyperlink"/>
                <w:noProof/>
              </w:rPr>
              <w:t>CHAPTER 6: CONCLUSION AND FUTURE RECOMMENDATIONS</w:t>
            </w:r>
            <w:r>
              <w:rPr>
                <w:noProof/>
                <w:webHidden/>
              </w:rPr>
              <w:tab/>
            </w:r>
            <w:r>
              <w:rPr>
                <w:noProof/>
                <w:webHidden/>
              </w:rPr>
              <w:fldChar w:fldCharType="begin"/>
            </w:r>
            <w:r>
              <w:rPr>
                <w:noProof/>
                <w:webHidden/>
              </w:rPr>
              <w:instrText xml:space="preserve"> PAGEREF _Toc212598488 \h </w:instrText>
            </w:r>
            <w:r>
              <w:rPr>
                <w:noProof/>
                <w:webHidden/>
              </w:rPr>
            </w:r>
            <w:r>
              <w:rPr>
                <w:noProof/>
                <w:webHidden/>
              </w:rPr>
              <w:fldChar w:fldCharType="separate"/>
            </w:r>
            <w:r>
              <w:rPr>
                <w:noProof/>
                <w:webHidden/>
              </w:rPr>
              <w:t>25</w:t>
            </w:r>
            <w:r>
              <w:rPr>
                <w:noProof/>
                <w:webHidden/>
              </w:rPr>
              <w:fldChar w:fldCharType="end"/>
            </w:r>
          </w:hyperlink>
        </w:p>
        <w:p w14:paraId="6B5002FC" w14:textId="4EA06280" w:rsidR="00842A43" w:rsidRDefault="00842A43">
          <w:pPr>
            <w:pStyle w:val="TOC2"/>
            <w:tabs>
              <w:tab w:val="right" w:leader="dot" w:pos="10012"/>
            </w:tabs>
            <w:rPr>
              <w:rFonts w:asciiTheme="minorHAnsi" w:eastAsiaTheme="minorEastAsia" w:hAnsiTheme="minorHAnsi" w:cstheme="minorBidi"/>
              <w:noProof/>
              <w:color w:val="auto"/>
            </w:rPr>
          </w:pPr>
          <w:hyperlink w:anchor="_Toc212598489" w:history="1">
            <w:r w:rsidRPr="00C72FDE">
              <w:rPr>
                <w:rStyle w:val="Hyperlink"/>
                <w:noProof/>
              </w:rPr>
              <w:t>6.1 Conclusion</w:t>
            </w:r>
            <w:r>
              <w:rPr>
                <w:noProof/>
                <w:webHidden/>
              </w:rPr>
              <w:tab/>
            </w:r>
            <w:r>
              <w:rPr>
                <w:noProof/>
                <w:webHidden/>
              </w:rPr>
              <w:fldChar w:fldCharType="begin"/>
            </w:r>
            <w:r>
              <w:rPr>
                <w:noProof/>
                <w:webHidden/>
              </w:rPr>
              <w:instrText xml:space="preserve"> PAGEREF _Toc212598489 \h </w:instrText>
            </w:r>
            <w:r>
              <w:rPr>
                <w:noProof/>
                <w:webHidden/>
              </w:rPr>
            </w:r>
            <w:r>
              <w:rPr>
                <w:noProof/>
                <w:webHidden/>
              </w:rPr>
              <w:fldChar w:fldCharType="separate"/>
            </w:r>
            <w:r>
              <w:rPr>
                <w:noProof/>
                <w:webHidden/>
              </w:rPr>
              <w:t>25</w:t>
            </w:r>
            <w:r>
              <w:rPr>
                <w:noProof/>
                <w:webHidden/>
              </w:rPr>
              <w:fldChar w:fldCharType="end"/>
            </w:r>
          </w:hyperlink>
        </w:p>
        <w:p w14:paraId="778F7966" w14:textId="7B363E20" w:rsidR="00842A43" w:rsidRDefault="00842A43">
          <w:pPr>
            <w:pStyle w:val="TOC2"/>
            <w:tabs>
              <w:tab w:val="right" w:leader="dot" w:pos="10012"/>
            </w:tabs>
            <w:rPr>
              <w:rFonts w:asciiTheme="minorHAnsi" w:eastAsiaTheme="minorEastAsia" w:hAnsiTheme="minorHAnsi" w:cstheme="minorBidi"/>
              <w:noProof/>
              <w:color w:val="auto"/>
            </w:rPr>
          </w:pPr>
          <w:hyperlink w:anchor="_Toc212598490" w:history="1">
            <w:r w:rsidRPr="00C72FDE">
              <w:rPr>
                <w:rStyle w:val="Hyperlink"/>
                <w:noProof/>
              </w:rPr>
              <w:t>6.2 Future Recommendations</w:t>
            </w:r>
            <w:r>
              <w:rPr>
                <w:noProof/>
                <w:webHidden/>
              </w:rPr>
              <w:tab/>
            </w:r>
            <w:r>
              <w:rPr>
                <w:noProof/>
                <w:webHidden/>
              </w:rPr>
              <w:fldChar w:fldCharType="begin"/>
            </w:r>
            <w:r>
              <w:rPr>
                <w:noProof/>
                <w:webHidden/>
              </w:rPr>
              <w:instrText xml:space="preserve"> PAGEREF _Toc212598490 \h </w:instrText>
            </w:r>
            <w:r>
              <w:rPr>
                <w:noProof/>
                <w:webHidden/>
              </w:rPr>
            </w:r>
            <w:r>
              <w:rPr>
                <w:noProof/>
                <w:webHidden/>
              </w:rPr>
              <w:fldChar w:fldCharType="separate"/>
            </w:r>
            <w:r>
              <w:rPr>
                <w:noProof/>
                <w:webHidden/>
              </w:rPr>
              <w:t>26</w:t>
            </w:r>
            <w:r>
              <w:rPr>
                <w:noProof/>
                <w:webHidden/>
              </w:rPr>
              <w:fldChar w:fldCharType="end"/>
            </w:r>
          </w:hyperlink>
        </w:p>
        <w:p w14:paraId="563147FF" w14:textId="1EC3538B" w:rsidR="00842A43" w:rsidRDefault="00842A43">
          <w:pPr>
            <w:pStyle w:val="TOC2"/>
            <w:tabs>
              <w:tab w:val="right" w:leader="dot" w:pos="10012"/>
            </w:tabs>
            <w:rPr>
              <w:rFonts w:asciiTheme="minorHAnsi" w:eastAsiaTheme="minorEastAsia" w:hAnsiTheme="minorHAnsi" w:cstheme="minorBidi"/>
              <w:noProof/>
              <w:color w:val="auto"/>
            </w:rPr>
          </w:pPr>
          <w:hyperlink w:anchor="_Toc212598491" w:history="1">
            <w:r w:rsidRPr="00C72FDE">
              <w:rPr>
                <w:rStyle w:val="Hyperlink"/>
                <w:noProof/>
              </w:rPr>
              <w:t>6.3 Final Outlook</w:t>
            </w:r>
            <w:r>
              <w:rPr>
                <w:noProof/>
                <w:webHidden/>
              </w:rPr>
              <w:tab/>
            </w:r>
            <w:r>
              <w:rPr>
                <w:noProof/>
                <w:webHidden/>
              </w:rPr>
              <w:fldChar w:fldCharType="begin"/>
            </w:r>
            <w:r>
              <w:rPr>
                <w:noProof/>
                <w:webHidden/>
              </w:rPr>
              <w:instrText xml:space="preserve"> PAGEREF _Toc212598491 \h </w:instrText>
            </w:r>
            <w:r>
              <w:rPr>
                <w:noProof/>
                <w:webHidden/>
              </w:rPr>
            </w:r>
            <w:r>
              <w:rPr>
                <w:noProof/>
                <w:webHidden/>
              </w:rPr>
              <w:fldChar w:fldCharType="separate"/>
            </w:r>
            <w:r>
              <w:rPr>
                <w:noProof/>
                <w:webHidden/>
              </w:rPr>
              <w:t>26</w:t>
            </w:r>
            <w:r>
              <w:rPr>
                <w:noProof/>
                <w:webHidden/>
              </w:rPr>
              <w:fldChar w:fldCharType="end"/>
            </w:r>
          </w:hyperlink>
        </w:p>
        <w:p w14:paraId="5BE536B8" w14:textId="4668B99D" w:rsidR="00842A43" w:rsidRDefault="00842A43">
          <w:r>
            <w:rPr>
              <w:b/>
              <w:bCs/>
              <w:noProof/>
            </w:rPr>
            <w:fldChar w:fldCharType="end"/>
          </w:r>
        </w:p>
      </w:sdtContent>
    </w:sdt>
    <w:p w14:paraId="1FE37CED" w14:textId="77777777" w:rsidR="00352D87" w:rsidRDefault="00BF3059">
      <w:pPr>
        <w:spacing w:after="123" w:line="259" w:lineRule="auto"/>
        <w:ind w:left="240" w:right="0" w:firstLine="0"/>
        <w:jc w:val="left"/>
      </w:pPr>
      <w:r>
        <w:rPr>
          <w:rFonts w:ascii="Calibri" w:eastAsia="Calibri" w:hAnsi="Calibri" w:cs="Calibri"/>
          <w:color w:val="467886"/>
        </w:rPr>
        <w:t xml:space="preserve"> </w:t>
      </w:r>
    </w:p>
    <w:p w14:paraId="753C5C5F" w14:textId="77777777" w:rsidR="00352D87" w:rsidRDefault="00BF3059">
      <w:pPr>
        <w:spacing w:after="183" w:line="259" w:lineRule="auto"/>
        <w:ind w:left="0" w:right="0" w:firstLine="0"/>
        <w:jc w:val="left"/>
      </w:pPr>
      <w:r>
        <w:rPr>
          <w:rFonts w:ascii="Calibri" w:eastAsia="Calibri" w:hAnsi="Calibri" w:cs="Calibri"/>
        </w:rPr>
        <w:t xml:space="preserve"> </w:t>
      </w:r>
    </w:p>
    <w:p w14:paraId="27B0B0C5" w14:textId="77777777" w:rsidR="00352D87" w:rsidRDefault="00BF3059">
      <w:pPr>
        <w:spacing w:after="255" w:line="259" w:lineRule="auto"/>
        <w:ind w:left="0" w:right="0" w:firstLine="0"/>
        <w:jc w:val="left"/>
      </w:pPr>
      <w:r>
        <w:rPr>
          <w:rFonts w:ascii="Calibri" w:eastAsia="Calibri" w:hAnsi="Calibri" w:cs="Calibri"/>
        </w:rPr>
        <w:t xml:space="preserve"> </w:t>
      </w:r>
    </w:p>
    <w:p w14:paraId="407A485D" w14:textId="77777777" w:rsidR="00352D87" w:rsidRDefault="00BF3059">
      <w:pPr>
        <w:spacing w:line="259" w:lineRule="auto"/>
        <w:ind w:left="0" w:right="5430" w:firstLine="0"/>
        <w:jc w:val="right"/>
      </w:pPr>
      <w:r>
        <w:rPr>
          <w:b/>
          <w:sz w:val="32"/>
        </w:rPr>
        <w:t xml:space="preserve"> </w:t>
      </w:r>
    </w:p>
    <w:p w14:paraId="2E36E69C" w14:textId="257D0BB2" w:rsidR="00352D87" w:rsidRDefault="00BF3059">
      <w:pPr>
        <w:spacing w:after="0" w:line="259" w:lineRule="auto"/>
        <w:ind w:left="0" w:right="0" w:firstLine="0"/>
        <w:jc w:val="left"/>
      </w:pPr>
      <w:r>
        <w:rPr>
          <w:rFonts w:ascii="Arial" w:eastAsia="Arial" w:hAnsi="Arial" w:cs="Arial"/>
        </w:rPr>
        <w:t xml:space="preserve"> </w:t>
      </w:r>
      <w:r>
        <w:rPr>
          <w:rFonts w:ascii="Arial" w:eastAsia="Arial" w:hAnsi="Arial" w:cs="Arial"/>
        </w:rPr>
        <w:tab/>
      </w:r>
      <w:r>
        <w:rPr>
          <w:b/>
          <w:sz w:val="32"/>
        </w:rPr>
        <w:t xml:space="preserve"> </w:t>
      </w:r>
    </w:p>
    <w:p w14:paraId="555BFA7F" w14:textId="77777777" w:rsidR="00842A43" w:rsidRDefault="00842A43">
      <w:pPr>
        <w:spacing w:after="160" w:line="278" w:lineRule="auto"/>
        <w:ind w:left="0" w:right="0" w:firstLine="0"/>
        <w:jc w:val="left"/>
        <w:rPr>
          <w:b/>
          <w:sz w:val="32"/>
        </w:rPr>
      </w:pPr>
      <w:r>
        <w:br w:type="page"/>
      </w:r>
    </w:p>
    <w:p w14:paraId="71F19032" w14:textId="198C406C" w:rsidR="00842A43" w:rsidRDefault="00842A43" w:rsidP="009279D7">
      <w:pPr>
        <w:spacing w:after="160" w:line="278" w:lineRule="auto"/>
        <w:ind w:left="0" w:right="0" w:firstLine="0"/>
        <w:jc w:val="left"/>
        <w:sectPr w:rsidR="00842A43" w:rsidSect="00842A43">
          <w:headerReference w:type="default" r:id="rId9"/>
          <w:footerReference w:type="even" r:id="rId10"/>
          <w:footerReference w:type="default" r:id="rId11"/>
          <w:footerReference w:type="first" r:id="rId12"/>
          <w:pgSz w:w="11907" w:h="16839"/>
          <w:pgMar w:top="1440" w:right="1440" w:bottom="1440" w:left="1728" w:header="720" w:footer="717" w:gutter="0"/>
          <w:pgNumType w:start="1"/>
          <w:cols w:space="720"/>
        </w:sectPr>
      </w:pPr>
      <w:r>
        <w:lastRenderedPageBreak/>
        <w:br w:type="page"/>
      </w:r>
    </w:p>
    <w:p w14:paraId="434C9592" w14:textId="787CB4DB" w:rsidR="00352D87" w:rsidRDefault="00BF3059" w:rsidP="1D4276C9">
      <w:pPr>
        <w:pStyle w:val="Heading1"/>
        <w:spacing w:after="0" w:line="360" w:lineRule="auto"/>
        <w:ind w:left="-10" w:firstLine="0"/>
      </w:pPr>
      <w:bookmarkStart w:id="0" w:name="_Toc212598461"/>
      <w:r>
        <w:lastRenderedPageBreak/>
        <w:t>Chapter 1: Introduction</w:t>
      </w:r>
      <w:bookmarkEnd w:id="0"/>
      <w:r>
        <w:t xml:space="preserve"> </w:t>
      </w:r>
    </w:p>
    <w:p w14:paraId="7F491642" w14:textId="77777777" w:rsidR="00A36DDE" w:rsidRPr="00A36DDE" w:rsidRDefault="00A36DDE" w:rsidP="003E3845">
      <w:pPr>
        <w:ind w:left="0" w:right="0"/>
      </w:pPr>
    </w:p>
    <w:p w14:paraId="3EF60DB0" w14:textId="6BC2CE94" w:rsidR="00244DD1" w:rsidRPr="00244DD1" w:rsidRDefault="00BF3059" w:rsidP="00A164CD">
      <w:pPr>
        <w:pStyle w:val="Heading2"/>
        <w:numPr>
          <w:ilvl w:val="1"/>
          <w:numId w:val="16"/>
        </w:numPr>
        <w:spacing w:after="0" w:line="360" w:lineRule="auto"/>
        <w:ind w:left="492"/>
      </w:pPr>
      <w:bookmarkStart w:id="1" w:name="_Toc212598462"/>
      <w:r>
        <w:t>Introduction</w:t>
      </w:r>
      <w:bookmarkEnd w:id="1"/>
      <w:r>
        <w:t xml:space="preserve"> </w:t>
      </w:r>
    </w:p>
    <w:p w14:paraId="2FA64AF8" w14:textId="43EF62FB" w:rsidR="00E2603D" w:rsidRDefault="00BF3059" w:rsidP="003E3845">
      <w:pPr>
        <w:spacing w:after="0" w:line="360" w:lineRule="auto"/>
        <w:ind w:left="0" w:right="0" w:firstLine="0"/>
      </w:pPr>
      <w:r>
        <w:t xml:space="preserve">This project presents the design and development of </w:t>
      </w:r>
      <w:r>
        <w:rPr>
          <w:b/>
        </w:rPr>
        <w:t>Calm Core Recovery</w:t>
      </w:r>
      <w:r>
        <w:t xml:space="preserve"> which is a digital platform aimed at improving the way mental health and rehabilitation services are delivered in Nepal</w:t>
      </w:r>
      <w:r w:rsidR="002146AF">
        <w:t xml:space="preserve">. </w:t>
      </w:r>
      <w:r w:rsidR="002146AF" w:rsidRPr="002146AF">
        <w:t>It addresses long-standing issues such as scattered patient records, limited communication between patients and professionals, and poor therapy tracking. By replacing manual workflows with a centralized system, Calmcore Recovery enables patients, therapists, and caregivers to manage therapy plans, schedule appointments, and communicate securely through messaging, notifications, or video consultations. It also supports both online and offline modes, ensuring accessibility even in areas with unstable internet connections.</w:t>
      </w:r>
    </w:p>
    <w:p w14:paraId="5DB27483" w14:textId="77777777" w:rsidR="00892E8A" w:rsidRDefault="00892E8A" w:rsidP="003E3845">
      <w:pPr>
        <w:spacing w:after="0" w:line="360" w:lineRule="auto"/>
        <w:ind w:left="14" w:right="0" w:hanging="14"/>
      </w:pPr>
    </w:p>
    <w:p w14:paraId="43E8E9BC" w14:textId="77777777" w:rsidR="006B09D1" w:rsidRPr="006B09D1" w:rsidRDefault="006B09D1" w:rsidP="003E3845">
      <w:pPr>
        <w:spacing w:after="0" w:line="360" w:lineRule="auto"/>
        <w:ind w:left="14" w:right="0" w:hanging="14"/>
      </w:pPr>
      <w:r w:rsidRPr="006B09D1">
        <w:t>One of the key highlights of the system is its AI-powered chatbot, which provides instant responses to common mental health queries, sends therapy reminders, and offers basic emotional support. In emergencies, users can quickly access help through a built-in panic button. The platform also features progress tracking dashboards and a rich resource library with self-help materials, videos, and articles designed to promote recovery and awareness.</w:t>
      </w:r>
    </w:p>
    <w:p w14:paraId="4D504FE0" w14:textId="77777777" w:rsidR="00E2603D" w:rsidRDefault="00E2603D" w:rsidP="003E3845">
      <w:pPr>
        <w:spacing w:after="0" w:line="360" w:lineRule="auto"/>
        <w:ind w:left="14" w:right="0" w:hanging="14"/>
      </w:pPr>
    </w:p>
    <w:p w14:paraId="4D0B298F" w14:textId="264BFA31" w:rsidR="00A36DDE" w:rsidRDefault="00892E8A" w:rsidP="003E3845">
      <w:pPr>
        <w:spacing w:after="0" w:line="360" w:lineRule="auto"/>
        <w:ind w:left="14" w:right="0" w:firstLine="0"/>
      </w:pPr>
      <w:r w:rsidRPr="00892E8A">
        <w:t>Technically, Calmcore Recovery is developed using Laravel and Livewire for the backend, MySQL for secure data management, and Tailwind CSS with JavaScript for a responsive frontend. The system supports multiple languages, including English and Nepali, and is optimized for low-bandwidth environments. Following Agile principles, our team worked collaboratively to design, build, and refine the platform through iterative development cycles. The project represents our collective effort to make mental health care in Nepal more accessible, affordable, and effective through digital innovation</w:t>
      </w:r>
      <w:r>
        <w:t>.</w:t>
      </w:r>
      <w:r w:rsidR="00BF3059">
        <w:t xml:space="preserve"> </w:t>
      </w:r>
    </w:p>
    <w:p w14:paraId="42D52C43" w14:textId="4B3E705B" w:rsidR="00892E8A" w:rsidRDefault="00A36DDE" w:rsidP="00A36DDE">
      <w:pPr>
        <w:spacing w:after="160" w:line="278" w:lineRule="auto"/>
        <w:ind w:left="0" w:right="0" w:firstLine="0"/>
        <w:jc w:val="left"/>
      </w:pPr>
      <w:r>
        <w:br w:type="page"/>
      </w:r>
    </w:p>
    <w:p w14:paraId="4DF6DC88" w14:textId="570E8AD4" w:rsidR="00B36953" w:rsidRPr="00B36953" w:rsidRDefault="00BF3059" w:rsidP="00A164CD">
      <w:pPr>
        <w:pStyle w:val="Heading2"/>
        <w:numPr>
          <w:ilvl w:val="1"/>
          <w:numId w:val="16"/>
        </w:numPr>
        <w:spacing w:after="0" w:line="360" w:lineRule="auto"/>
        <w:ind w:left="492"/>
      </w:pPr>
      <w:bookmarkStart w:id="2" w:name="_Toc212598463"/>
      <w:r>
        <w:lastRenderedPageBreak/>
        <w:t>Problem Statement</w:t>
      </w:r>
      <w:bookmarkEnd w:id="2"/>
      <w:r>
        <w:t xml:space="preserve"> </w:t>
      </w:r>
    </w:p>
    <w:p w14:paraId="5F595CB5" w14:textId="74C19C80" w:rsidR="00352D87" w:rsidRDefault="00BF3059" w:rsidP="003E3845">
      <w:pPr>
        <w:spacing w:after="0" w:line="360" w:lineRule="auto"/>
        <w:ind w:left="0" w:right="0"/>
      </w:pPr>
      <w:r>
        <w:t>Nepal's mental health and rehabilitation system is hindered by outdated manual processes, which result in fragmented patient records, delayed therapy, and ineffective communication between healthcare providers and patients. These challenges limit the ability to offer timely, personalized, and coordinated care, particularly in rural areas. Although digital tools and telehealth services have shown promise globally in improving care delivery and continuity, their adoption remains limited in Nepal</w:t>
      </w:r>
      <w:r w:rsidR="00162D10">
        <w:t xml:space="preserve">. </w:t>
      </w:r>
      <w:r>
        <w:t xml:space="preserve">The absence of a centralized digital platform that supports both offline and online services, along with the lack of integrated systems for real-time communication and data management, exacerbates these issues [4]. To address these gaps, there is an urgent need for a comprehensive, AI-driven platform that can streamline operations, enable remote care, and facilitate better communication between patients and providers. </w:t>
      </w:r>
    </w:p>
    <w:p w14:paraId="02467029" w14:textId="77777777" w:rsidR="00352D87" w:rsidRDefault="00BF3059" w:rsidP="003E3845">
      <w:pPr>
        <w:spacing w:after="0" w:line="360" w:lineRule="auto"/>
        <w:ind w:left="0" w:right="0" w:firstLine="0"/>
        <w:jc w:val="left"/>
      </w:pPr>
      <w:r>
        <w:t xml:space="preserve"> </w:t>
      </w:r>
    </w:p>
    <w:p w14:paraId="634997A7" w14:textId="77777777" w:rsidR="00352D87" w:rsidRDefault="00BF3059" w:rsidP="00112E54">
      <w:pPr>
        <w:pStyle w:val="Heading2"/>
        <w:spacing w:after="0" w:line="360" w:lineRule="auto"/>
        <w:ind w:left="0" w:firstLine="0"/>
      </w:pPr>
      <w:bookmarkStart w:id="3" w:name="_Toc212598464"/>
      <w:r>
        <w:t>1.3. Objectives</w:t>
      </w:r>
      <w:bookmarkEnd w:id="3"/>
      <w:r>
        <w:t xml:space="preserve"> </w:t>
      </w:r>
    </w:p>
    <w:p w14:paraId="194BDBCE" w14:textId="642984BC" w:rsidR="00352D87" w:rsidRDefault="00BF3059" w:rsidP="00A8681D">
      <w:pPr>
        <w:spacing w:after="0" w:line="360" w:lineRule="auto"/>
        <w:ind w:left="0" w:right="0"/>
      </w:pPr>
      <w:r>
        <w:t>The main objectives are</w:t>
      </w:r>
      <w:r w:rsidR="00162D10">
        <w:t>:</w:t>
      </w:r>
    </w:p>
    <w:p w14:paraId="0E3C3B2A" w14:textId="77777777" w:rsidR="00352D87" w:rsidRDefault="00BF3059" w:rsidP="004D3A8D">
      <w:pPr>
        <w:numPr>
          <w:ilvl w:val="0"/>
          <w:numId w:val="1"/>
        </w:numPr>
        <w:spacing w:after="0" w:line="360" w:lineRule="auto"/>
        <w:ind w:left="360" w:right="0" w:hanging="360"/>
      </w:pPr>
      <w:r>
        <w:t xml:space="preserve">To build a centralized system for patient records and appointments. </w:t>
      </w:r>
    </w:p>
    <w:p w14:paraId="37B67F1E" w14:textId="77777777" w:rsidR="00352D87" w:rsidRDefault="00BF3059" w:rsidP="004D3A8D">
      <w:pPr>
        <w:numPr>
          <w:ilvl w:val="0"/>
          <w:numId w:val="1"/>
        </w:numPr>
        <w:spacing w:after="0" w:line="360" w:lineRule="auto"/>
        <w:ind w:left="360" w:right="0" w:hanging="360"/>
      </w:pPr>
      <w:r>
        <w:t xml:space="preserve">To improve communication by adding secure messaging, video calls, AI chatbots. </w:t>
      </w:r>
    </w:p>
    <w:p w14:paraId="6F3778F6" w14:textId="77777777" w:rsidR="00352D87" w:rsidRDefault="00BF3059" w:rsidP="004D3A8D">
      <w:pPr>
        <w:numPr>
          <w:ilvl w:val="0"/>
          <w:numId w:val="1"/>
        </w:numPr>
        <w:spacing w:after="0" w:line="360" w:lineRule="auto"/>
        <w:ind w:left="360" w:right="0" w:hanging="360"/>
      </w:pPr>
      <w:r>
        <w:t xml:space="preserve">To keep patients safe and engaged by including emergency support, educational resources, and strong data protection. </w:t>
      </w:r>
    </w:p>
    <w:p w14:paraId="3E28781E" w14:textId="77777777" w:rsidR="00352D87" w:rsidRDefault="00BF3059" w:rsidP="00A8681D">
      <w:pPr>
        <w:spacing w:after="0" w:line="360" w:lineRule="auto"/>
        <w:ind w:left="0" w:right="0" w:firstLine="0"/>
        <w:jc w:val="left"/>
      </w:pPr>
      <w:r>
        <w:t xml:space="preserve"> </w:t>
      </w:r>
    </w:p>
    <w:p w14:paraId="69CAF0AA" w14:textId="544351AD" w:rsidR="00A36DDE" w:rsidRPr="00A36DDE" w:rsidRDefault="00BF3059" w:rsidP="004D3A8D">
      <w:pPr>
        <w:pStyle w:val="Heading2"/>
        <w:numPr>
          <w:ilvl w:val="1"/>
          <w:numId w:val="16"/>
        </w:numPr>
        <w:spacing w:after="0" w:line="360" w:lineRule="auto"/>
        <w:ind w:left="490" w:hanging="490"/>
      </w:pPr>
      <w:bookmarkStart w:id="4" w:name="_Toc212598465"/>
      <w:r>
        <w:t>Scope and Limitation</w:t>
      </w:r>
      <w:bookmarkEnd w:id="4"/>
      <w:r>
        <w:t xml:space="preserve"> </w:t>
      </w:r>
    </w:p>
    <w:p w14:paraId="3692F3A5" w14:textId="5362704F" w:rsidR="00352D87" w:rsidRDefault="00A164CD" w:rsidP="00A8681D">
      <w:pPr>
        <w:pStyle w:val="Heading3"/>
        <w:spacing w:after="0" w:line="360" w:lineRule="auto"/>
        <w:ind w:left="0"/>
      </w:pPr>
      <w:bookmarkStart w:id="5" w:name="_Toc212598466"/>
      <w:r>
        <w:t xml:space="preserve">I. </w:t>
      </w:r>
      <w:r w:rsidR="00BF3059">
        <w:t>Scope</w:t>
      </w:r>
      <w:bookmarkEnd w:id="5"/>
      <w:r w:rsidR="00BF3059">
        <w:rPr>
          <w:b w:val="0"/>
        </w:rPr>
        <w:t xml:space="preserve"> </w:t>
      </w:r>
    </w:p>
    <w:p w14:paraId="2B4EEBAA" w14:textId="5F18F10A" w:rsidR="00352D87" w:rsidRDefault="00BF3059" w:rsidP="004D3A8D">
      <w:pPr>
        <w:numPr>
          <w:ilvl w:val="0"/>
          <w:numId w:val="2"/>
        </w:numPr>
        <w:spacing w:after="0" w:line="360" w:lineRule="auto"/>
        <w:ind w:left="360" w:right="0" w:hanging="360"/>
      </w:pPr>
      <w:r>
        <w:t xml:space="preserve">User registration and authentication for patients and healthcare professionals. </w:t>
      </w:r>
    </w:p>
    <w:p w14:paraId="0DB397ED" w14:textId="77777777" w:rsidR="00352D87" w:rsidRDefault="00BF3059" w:rsidP="004D3A8D">
      <w:pPr>
        <w:numPr>
          <w:ilvl w:val="0"/>
          <w:numId w:val="2"/>
        </w:numPr>
        <w:spacing w:after="0" w:line="360" w:lineRule="auto"/>
        <w:ind w:left="360" w:right="0" w:hanging="360"/>
      </w:pPr>
      <w:r>
        <w:t xml:space="preserve">Centralized digital patient records management. </w:t>
      </w:r>
    </w:p>
    <w:p w14:paraId="26027AEE" w14:textId="391E576F" w:rsidR="00352D87" w:rsidRDefault="00BF3059" w:rsidP="004D3A8D">
      <w:pPr>
        <w:numPr>
          <w:ilvl w:val="0"/>
          <w:numId w:val="2"/>
        </w:numPr>
        <w:spacing w:after="0" w:line="360" w:lineRule="auto"/>
        <w:ind w:left="360" w:right="0" w:hanging="360"/>
      </w:pPr>
      <w:r>
        <w:t xml:space="preserve">Appointment scheduling. </w:t>
      </w:r>
    </w:p>
    <w:p w14:paraId="12A99DF6" w14:textId="77777777" w:rsidR="00352D87" w:rsidRDefault="00BF3059" w:rsidP="004D3A8D">
      <w:pPr>
        <w:numPr>
          <w:ilvl w:val="0"/>
          <w:numId w:val="2"/>
        </w:numPr>
        <w:spacing w:after="0" w:line="360" w:lineRule="auto"/>
        <w:ind w:left="360" w:right="0" w:hanging="360"/>
      </w:pPr>
      <w:r>
        <w:t xml:space="preserve">In-app communication tools, including secure messaging, real-time notifications, and integrated video conferencing </w:t>
      </w:r>
    </w:p>
    <w:p w14:paraId="597E9255" w14:textId="24A86517" w:rsidR="00352D87" w:rsidRDefault="00BF3059" w:rsidP="004D3A8D">
      <w:pPr>
        <w:numPr>
          <w:ilvl w:val="0"/>
          <w:numId w:val="2"/>
        </w:numPr>
        <w:spacing w:after="0" w:line="360" w:lineRule="auto"/>
        <w:ind w:left="360" w:right="0" w:hanging="360"/>
      </w:pPr>
      <w:r>
        <w:t xml:space="preserve">AI-powered chatbot for patient assistance and engagement. </w:t>
      </w:r>
    </w:p>
    <w:p w14:paraId="63920823" w14:textId="1C576D8C" w:rsidR="00352D87" w:rsidRDefault="00BF3059" w:rsidP="004D3A8D">
      <w:pPr>
        <w:numPr>
          <w:ilvl w:val="0"/>
          <w:numId w:val="2"/>
        </w:numPr>
        <w:spacing w:after="0" w:line="360" w:lineRule="auto"/>
        <w:ind w:left="360" w:right="0" w:hanging="360"/>
      </w:pPr>
      <w:r>
        <w:t>Emergency support features, such as a panic button, for immediate assistance.</w:t>
      </w:r>
      <w:r>
        <w:rPr>
          <w:rFonts w:ascii="Calibri" w:eastAsia="Calibri" w:hAnsi="Calibri" w:cs="Calibri"/>
        </w:rPr>
        <w:t xml:space="preserve"> </w:t>
      </w:r>
    </w:p>
    <w:p w14:paraId="744F0067" w14:textId="1E06EA79" w:rsidR="00A36DDE" w:rsidRDefault="00BF3059" w:rsidP="004D3A8D">
      <w:pPr>
        <w:numPr>
          <w:ilvl w:val="0"/>
          <w:numId w:val="2"/>
        </w:numPr>
        <w:spacing w:after="0" w:line="360" w:lineRule="auto"/>
        <w:ind w:left="360" w:right="0" w:hanging="360"/>
      </w:pPr>
      <w:r>
        <w:t xml:space="preserve">Access to a resource library with self-help materials, educational videos, and articles. </w:t>
      </w:r>
    </w:p>
    <w:p w14:paraId="05796AE8" w14:textId="1619A2E5" w:rsidR="00352D87" w:rsidRDefault="00A36DDE" w:rsidP="00A8681D">
      <w:pPr>
        <w:spacing w:after="160" w:line="278" w:lineRule="auto"/>
        <w:ind w:left="0" w:right="0" w:firstLine="0"/>
        <w:jc w:val="left"/>
      </w:pPr>
      <w:r>
        <w:br w:type="page"/>
      </w:r>
    </w:p>
    <w:p w14:paraId="15CF5985" w14:textId="40C4B42A" w:rsidR="00352D87" w:rsidRDefault="006B540B" w:rsidP="00A8681D">
      <w:pPr>
        <w:pStyle w:val="Heading3"/>
        <w:spacing w:after="0" w:line="360" w:lineRule="auto"/>
        <w:rPr>
          <w:b w:val="0"/>
        </w:rPr>
      </w:pPr>
      <w:bookmarkStart w:id="6" w:name="_Toc212598467"/>
      <w:r>
        <w:lastRenderedPageBreak/>
        <w:t>II.</w:t>
      </w:r>
      <w:r w:rsidR="64757CB8">
        <w:t xml:space="preserve"> </w:t>
      </w:r>
      <w:r w:rsidR="00BF3059">
        <w:t>Limitation</w:t>
      </w:r>
      <w:bookmarkEnd w:id="6"/>
      <w:r w:rsidR="00BF3059">
        <w:rPr>
          <w:b w:val="0"/>
        </w:rPr>
        <w:t xml:space="preserve"> </w:t>
      </w:r>
    </w:p>
    <w:p w14:paraId="6A988DF7" w14:textId="622863B9" w:rsidR="00352D87" w:rsidRDefault="00BF3059" w:rsidP="004D3A8D">
      <w:pPr>
        <w:numPr>
          <w:ilvl w:val="0"/>
          <w:numId w:val="3"/>
        </w:numPr>
        <w:spacing w:after="0" w:line="360" w:lineRule="auto"/>
        <w:ind w:left="360" w:right="0" w:hanging="360"/>
      </w:pPr>
      <w:r>
        <w:t xml:space="preserve">Exclude integration with third-party medical devices or wearables. </w:t>
      </w:r>
    </w:p>
    <w:p w14:paraId="6C9F3AA6" w14:textId="4D0D3046" w:rsidR="00352D87" w:rsidRDefault="00BF3059" w:rsidP="004D3A8D">
      <w:pPr>
        <w:numPr>
          <w:ilvl w:val="0"/>
          <w:numId w:val="3"/>
        </w:numPr>
        <w:spacing w:after="0" w:line="360" w:lineRule="auto"/>
        <w:ind w:left="360" w:right="0" w:hanging="360"/>
      </w:pPr>
      <w:r>
        <w:t xml:space="preserve">Do not include insurance claim processing functionalities </w:t>
      </w:r>
    </w:p>
    <w:p w14:paraId="3399F5CE" w14:textId="77777777" w:rsidR="00352D87" w:rsidRDefault="00BF3059" w:rsidP="004D3A8D">
      <w:pPr>
        <w:numPr>
          <w:ilvl w:val="0"/>
          <w:numId w:val="3"/>
        </w:numPr>
        <w:spacing w:after="0" w:line="360" w:lineRule="auto"/>
        <w:ind w:left="360" w:right="0" w:hanging="360"/>
      </w:pPr>
      <w:r>
        <w:t xml:space="preserve">AI chatbot may have limitations in understanding complex medical queries, necessitating human oversight. </w:t>
      </w:r>
    </w:p>
    <w:p w14:paraId="3477B149" w14:textId="77777777" w:rsidR="00352D87" w:rsidRDefault="00BF3059" w:rsidP="00A8681D">
      <w:pPr>
        <w:spacing w:after="0" w:line="360" w:lineRule="auto"/>
        <w:ind w:left="0" w:right="0" w:firstLine="0"/>
        <w:jc w:val="left"/>
      </w:pPr>
      <w:r>
        <w:t xml:space="preserve"> </w:t>
      </w:r>
    </w:p>
    <w:p w14:paraId="6ED90200" w14:textId="77777777" w:rsidR="00352D87" w:rsidRDefault="00BF3059" w:rsidP="004D3A8D">
      <w:pPr>
        <w:pStyle w:val="Heading2"/>
        <w:spacing w:after="0" w:line="360" w:lineRule="auto"/>
        <w:ind w:left="10"/>
      </w:pPr>
      <w:bookmarkStart w:id="7" w:name="_Toc212598468"/>
      <w:r>
        <w:t>1.5.</w:t>
      </w:r>
      <w:r>
        <w:rPr>
          <w:rFonts w:ascii="Arial" w:eastAsia="Arial" w:hAnsi="Arial" w:cs="Arial"/>
        </w:rPr>
        <w:t xml:space="preserve"> </w:t>
      </w:r>
      <w:r>
        <w:t>Development Methodology</w:t>
      </w:r>
      <w:bookmarkEnd w:id="7"/>
      <w:r>
        <w:t xml:space="preserve"> </w:t>
      </w:r>
    </w:p>
    <w:p w14:paraId="162EBAF4" w14:textId="77777777" w:rsidR="00352D87" w:rsidRDefault="00BF3059" w:rsidP="00A8681D">
      <w:pPr>
        <w:spacing w:after="0" w:line="360" w:lineRule="auto"/>
        <w:ind w:left="0" w:right="0"/>
      </w:pPr>
      <w:r>
        <w:t xml:space="preserve">Our team has adopted the Agile Development Model for system development. Agile is a flexible and people-focused way to build projects. It helps teams work together in small steps, regularly checking in and adjusting based on feedback. The goal is to deliver useful results quickly and improve over time. </w:t>
      </w:r>
    </w:p>
    <w:p w14:paraId="19C6ED59" w14:textId="77777777" w:rsidR="00352D87" w:rsidRDefault="00BF3059" w:rsidP="00A8681D">
      <w:pPr>
        <w:spacing w:after="0" w:line="360" w:lineRule="auto"/>
        <w:ind w:left="0" w:right="0"/>
      </w:pPr>
      <w:r>
        <w:t xml:space="preserve">Here is the detailed breakdown of how Agile Development Methodology is used: </w:t>
      </w:r>
    </w:p>
    <w:p w14:paraId="7F8C267A" w14:textId="77777777" w:rsidR="00352D87" w:rsidRDefault="00BF3059" w:rsidP="004D3A8D">
      <w:pPr>
        <w:numPr>
          <w:ilvl w:val="0"/>
          <w:numId w:val="4"/>
        </w:numPr>
        <w:spacing w:after="0" w:line="360" w:lineRule="auto"/>
        <w:ind w:left="360" w:right="0" w:hanging="360"/>
      </w:pPr>
      <w:r>
        <w:rPr>
          <w:b/>
        </w:rPr>
        <w:t xml:space="preserve">Planning: </w:t>
      </w:r>
      <w:r>
        <w:t>Our team held discussions to identify key features based on research from real rehabilitation and mental health systems. We set clear goals and prioritized features that offer the most value.</w:t>
      </w:r>
      <w:r>
        <w:rPr>
          <w:b/>
        </w:rPr>
        <w:t xml:space="preserve"> </w:t>
      </w:r>
    </w:p>
    <w:p w14:paraId="3EAD0A89" w14:textId="77777777" w:rsidR="00352D87" w:rsidRDefault="00BF3059" w:rsidP="004D3A8D">
      <w:pPr>
        <w:numPr>
          <w:ilvl w:val="0"/>
          <w:numId w:val="4"/>
        </w:numPr>
        <w:spacing w:after="0" w:line="360" w:lineRule="auto"/>
        <w:ind w:left="360" w:right="0" w:hanging="360"/>
      </w:pPr>
      <w:r>
        <w:rPr>
          <w:b/>
        </w:rPr>
        <w:t>Understanding Needs:</w:t>
      </w:r>
      <w:r>
        <w:t xml:space="preserve"> Since we lack external users, we studied real-world rehab centers and created </w:t>
      </w:r>
      <w:r>
        <w:rPr>
          <w:b/>
        </w:rPr>
        <w:t>user personas</w:t>
      </w:r>
      <w:r>
        <w:t xml:space="preserve"> (e.g., patient, therapist, caregiver). These help us simulate feedback and make informed decisions.</w:t>
      </w:r>
      <w:r>
        <w:rPr>
          <w:b/>
        </w:rPr>
        <w:t xml:space="preserve"> </w:t>
      </w:r>
    </w:p>
    <w:p w14:paraId="0F79F91F" w14:textId="77777777" w:rsidR="00352D87" w:rsidRDefault="00BF3059" w:rsidP="004D3A8D">
      <w:pPr>
        <w:numPr>
          <w:ilvl w:val="0"/>
          <w:numId w:val="4"/>
        </w:numPr>
        <w:spacing w:after="0" w:line="360" w:lineRule="auto"/>
        <w:ind w:left="360" w:right="0" w:hanging="360"/>
      </w:pPr>
      <w:r>
        <w:rPr>
          <w:b/>
        </w:rPr>
        <w:t>Design:</w:t>
      </w:r>
      <w:r>
        <w:t xml:space="preserve"> We will design simple, user-friendly wireframes and mockups. Our team will review and refine them internally based on the best practices. This iterative design phase will help us ensure usability and accessibility.</w:t>
      </w:r>
      <w:r>
        <w:rPr>
          <w:b/>
        </w:rPr>
        <w:t xml:space="preserve"> </w:t>
      </w:r>
    </w:p>
    <w:p w14:paraId="5556DB73" w14:textId="77777777" w:rsidR="00352D87" w:rsidRDefault="00BF3059" w:rsidP="004D3A8D">
      <w:pPr>
        <w:numPr>
          <w:ilvl w:val="0"/>
          <w:numId w:val="4"/>
        </w:numPr>
        <w:spacing w:after="0" w:line="360" w:lineRule="auto"/>
        <w:ind w:left="360" w:right="0" w:hanging="360"/>
      </w:pPr>
      <w:r>
        <w:rPr>
          <w:b/>
        </w:rPr>
        <w:t>Building:</w:t>
      </w:r>
      <w:r>
        <w:t xml:space="preserve"> We will work in </w:t>
      </w:r>
      <w:r>
        <w:rPr>
          <w:b/>
        </w:rPr>
        <w:t>sprints</w:t>
      </w:r>
      <w:r>
        <w:t>, building features step-by-step. After each sprint, we’ll review progress and adjust priorities if needed.</w:t>
      </w:r>
      <w:r>
        <w:rPr>
          <w:b/>
        </w:rPr>
        <w:t xml:space="preserve"> </w:t>
      </w:r>
    </w:p>
    <w:p w14:paraId="002DA5AB" w14:textId="77777777" w:rsidR="00352D87" w:rsidRDefault="00BF3059" w:rsidP="004D3A8D">
      <w:pPr>
        <w:numPr>
          <w:ilvl w:val="0"/>
          <w:numId w:val="4"/>
        </w:numPr>
        <w:spacing w:after="0" w:line="360" w:lineRule="auto"/>
        <w:ind w:left="360" w:right="0" w:hanging="360"/>
      </w:pPr>
      <w:r>
        <w:rPr>
          <w:b/>
        </w:rPr>
        <w:t>Testing: After</w:t>
      </w:r>
      <w:r>
        <w:t xml:space="preserve"> every sprint, we’ll test features internally using our user personas. This helps simulate real-world use and catch issues early.</w:t>
      </w:r>
      <w:r>
        <w:rPr>
          <w:b/>
        </w:rPr>
        <w:t xml:space="preserve"> </w:t>
      </w:r>
    </w:p>
    <w:p w14:paraId="72395142" w14:textId="5ADF5B83" w:rsidR="00A36DDE" w:rsidRDefault="00BF3059" w:rsidP="004D3A8D">
      <w:pPr>
        <w:numPr>
          <w:ilvl w:val="0"/>
          <w:numId w:val="4"/>
        </w:numPr>
        <w:spacing w:after="0" w:line="360" w:lineRule="auto"/>
        <w:ind w:left="360" w:right="0" w:hanging="360"/>
      </w:pPr>
      <w:r>
        <w:rPr>
          <w:b/>
        </w:rPr>
        <w:t>Launching: Once</w:t>
      </w:r>
      <w:r>
        <w:t xml:space="preserve"> complete, we plan to share the system for feedback and continue improving it, staying true to </w:t>
      </w:r>
      <w:proofErr w:type="spellStart"/>
      <w:r>
        <w:t>Agile’s</w:t>
      </w:r>
      <w:proofErr w:type="spellEnd"/>
      <w:r>
        <w:t xml:space="preserve"> principle of continuous iteration. </w:t>
      </w:r>
    </w:p>
    <w:p w14:paraId="48D45948" w14:textId="77777777" w:rsidR="008165EF" w:rsidRDefault="008165EF" w:rsidP="00A8681D">
      <w:pPr>
        <w:spacing w:after="160" w:line="278" w:lineRule="auto"/>
        <w:ind w:left="0" w:right="0" w:firstLine="0"/>
        <w:jc w:val="left"/>
      </w:pPr>
      <w:bookmarkStart w:id="8" w:name="_Toc212598469"/>
    </w:p>
    <w:p w14:paraId="522A8C22" w14:textId="77777777" w:rsidR="008165EF" w:rsidRDefault="008165EF" w:rsidP="00A8681D">
      <w:pPr>
        <w:spacing w:after="160" w:line="278" w:lineRule="auto"/>
        <w:ind w:left="0" w:right="0" w:firstLine="0"/>
        <w:jc w:val="left"/>
      </w:pPr>
    </w:p>
    <w:p w14:paraId="7C9C3035" w14:textId="77777777" w:rsidR="008165EF" w:rsidRDefault="008165EF" w:rsidP="00A8681D">
      <w:pPr>
        <w:spacing w:after="160" w:line="278" w:lineRule="auto"/>
        <w:ind w:left="0" w:right="0" w:firstLine="0"/>
        <w:jc w:val="left"/>
      </w:pPr>
    </w:p>
    <w:p w14:paraId="055D8290" w14:textId="77777777" w:rsidR="008165EF" w:rsidRDefault="008165EF" w:rsidP="00A8681D">
      <w:pPr>
        <w:spacing w:after="160" w:line="278" w:lineRule="auto"/>
        <w:ind w:left="0" w:right="0" w:firstLine="0"/>
        <w:jc w:val="left"/>
      </w:pPr>
    </w:p>
    <w:p w14:paraId="4A741538" w14:textId="77777777" w:rsidR="008165EF" w:rsidRDefault="008165EF" w:rsidP="00A8681D">
      <w:pPr>
        <w:spacing w:after="160" w:line="278" w:lineRule="auto"/>
        <w:ind w:left="0" w:right="0" w:firstLine="0"/>
        <w:jc w:val="left"/>
      </w:pPr>
    </w:p>
    <w:p w14:paraId="441353FC" w14:textId="42E4F999" w:rsidR="00352D87" w:rsidRDefault="00BF3059" w:rsidP="00A8681D">
      <w:pPr>
        <w:pStyle w:val="Heading2"/>
        <w:ind w:left="0"/>
      </w:pPr>
      <w:r>
        <w:lastRenderedPageBreak/>
        <w:t>1.6.</w:t>
      </w:r>
      <w:r>
        <w:rPr>
          <w:rFonts w:ascii="Arial" w:eastAsia="Arial" w:hAnsi="Arial" w:cs="Arial"/>
        </w:rPr>
        <w:t xml:space="preserve"> </w:t>
      </w:r>
      <w:r>
        <w:t>Report Organization</w:t>
      </w:r>
      <w:bookmarkEnd w:id="8"/>
      <w:r>
        <w:t xml:space="preserve"> </w:t>
      </w:r>
    </w:p>
    <w:p w14:paraId="2692E0DE" w14:textId="5E2A9396" w:rsidR="00352D87" w:rsidRDefault="00BF3059" w:rsidP="00A8681D">
      <w:pPr>
        <w:spacing w:after="0" w:line="360" w:lineRule="auto"/>
        <w:ind w:left="0" w:right="0"/>
      </w:pPr>
      <w:r>
        <w:t>This report is organized into six chapters</w:t>
      </w:r>
      <w:r w:rsidR="001262D4">
        <w:t>:</w:t>
      </w:r>
    </w:p>
    <w:p w14:paraId="3116790F" w14:textId="024087DE" w:rsidR="00E0190D" w:rsidRDefault="00BF3059" w:rsidP="00A8681D">
      <w:pPr>
        <w:spacing w:after="0" w:line="360" w:lineRule="auto"/>
        <w:ind w:left="0" w:right="0"/>
      </w:pPr>
      <w:r>
        <w:rPr>
          <w:b/>
        </w:rPr>
        <w:t>Chapter 1</w:t>
      </w:r>
      <w:r>
        <w:t xml:space="preserve"> presents the overall background of the project, defines the problem </w:t>
      </w:r>
      <w:proofErr w:type="gramStart"/>
      <w:r>
        <w:t>statement</w:t>
      </w:r>
      <w:proofErr w:type="gramEnd"/>
      <w:r w:rsidR="001013AB">
        <w:t xml:space="preserve"> </w:t>
      </w:r>
      <w:r>
        <w:t>outlines the objectives, scope, limitations, and describes the methodology adopted for system development.</w:t>
      </w:r>
    </w:p>
    <w:p w14:paraId="37EEEDF9" w14:textId="00A8EE60" w:rsidR="00E0190D" w:rsidRDefault="00BF3059" w:rsidP="00A8681D">
      <w:pPr>
        <w:spacing w:after="0" w:line="360" w:lineRule="auto"/>
        <w:ind w:left="0" w:right="0"/>
      </w:pPr>
      <w:r>
        <w:rPr>
          <w:b/>
        </w:rPr>
        <w:t>Chapter 2</w:t>
      </w:r>
      <w:r>
        <w:t xml:space="preserve"> explores existing research and technological advancements related to digital health, AI in mental health care, telemedicine, and rehabilitation services in Nepal and globally.</w:t>
      </w:r>
    </w:p>
    <w:p w14:paraId="61498396" w14:textId="5C49F465" w:rsidR="00E0190D" w:rsidRDefault="00BF3059" w:rsidP="00A8681D">
      <w:pPr>
        <w:spacing w:after="0" w:line="360" w:lineRule="auto"/>
        <w:ind w:left="0" w:right="0"/>
      </w:pPr>
      <w:r>
        <w:rPr>
          <w:b/>
        </w:rPr>
        <w:t>Chapter 3</w:t>
      </w:r>
      <w:r>
        <w:t xml:space="preserve"> includes the analysis of functional and nonfunctional requirements, feasibility study, and the preparation of system models such as data flow diagrams and use case diagrams.</w:t>
      </w:r>
    </w:p>
    <w:p w14:paraId="3B4F2062" w14:textId="659A24CB" w:rsidR="00E0190D" w:rsidRDefault="00BF3059" w:rsidP="00A8681D">
      <w:pPr>
        <w:spacing w:after="0" w:line="360" w:lineRule="auto"/>
        <w:ind w:left="0" w:right="0"/>
      </w:pPr>
      <w:r>
        <w:rPr>
          <w:b/>
        </w:rPr>
        <w:t>Chapter 4</w:t>
      </w:r>
      <w:r>
        <w:t xml:space="preserve"> outlines the architectural design, database structure, interface designs, and the specifics of the algorithms used. </w:t>
      </w:r>
    </w:p>
    <w:p w14:paraId="6BC974F8" w14:textId="2B5E16F2" w:rsidR="00352D87" w:rsidRDefault="00BF3059" w:rsidP="00A8681D">
      <w:pPr>
        <w:spacing w:after="0" w:line="360" w:lineRule="auto"/>
        <w:ind w:left="0" w:right="0" w:firstLine="0"/>
      </w:pPr>
      <w:r>
        <w:rPr>
          <w:b/>
        </w:rPr>
        <w:t>Chapter 5</w:t>
      </w:r>
      <w:r>
        <w:t xml:space="preserve"> </w:t>
      </w:r>
      <w:r w:rsidR="001013AB">
        <w:t>explains</w:t>
      </w:r>
      <w:r>
        <w:t xml:space="preserve"> the development tools and technologies used, details module-wise implementation, and outlines the testing methods, test cases, and analysis of results. </w:t>
      </w:r>
      <w:r>
        <w:rPr>
          <w:b/>
        </w:rPr>
        <w:t>Chapter 6</w:t>
      </w:r>
      <w:r>
        <w:t xml:space="preserve"> summarizes the outcomes of the project, highlights its contributions to the mental health sector, and suggests future enhancements, including broader AI integration and scalability. </w:t>
      </w:r>
    </w:p>
    <w:p w14:paraId="2A994382" w14:textId="77777777" w:rsidR="00352D87" w:rsidRDefault="00BF3059" w:rsidP="00244DD1">
      <w:pPr>
        <w:spacing w:after="0" w:line="360" w:lineRule="auto"/>
        <w:ind w:left="0" w:right="0" w:firstLine="0"/>
        <w:jc w:val="left"/>
      </w:pPr>
      <w:r>
        <w:t xml:space="preserve"> </w:t>
      </w:r>
    </w:p>
    <w:p w14:paraId="54BF9DFA" w14:textId="77777777" w:rsidR="00352D87" w:rsidRDefault="00BF3059" w:rsidP="00244DD1">
      <w:pPr>
        <w:spacing w:after="0" w:line="360" w:lineRule="auto"/>
        <w:ind w:left="0" w:right="0" w:firstLine="0"/>
        <w:jc w:val="left"/>
      </w:pPr>
      <w:r>
        <w:t xml:space="preserve"> </w:t>
      </w:r>
      <w:r>
        <w:tab/>
        <w:t xml:space="preserve"> </w:t>
      </w:r>
    </w:p>
    <w:p w14:paraId="2FB7F777" w14:textId="77777777" w:rsidR="00115A05" w:rsidRDefault="00115A05">
      <w:pPr>
        <w:spacing w:after="160" w:line="278" w:lineRule="auto"/>
        <w:ind w:left="0" w:right="0" w:firstLine="0"/>
        <w:jc w:val="left"/>
        <w:rPr>
          <w:b/>
          <w:sz w:val="32"/>
        </w:rPr>
      </w:pPr>
      <w:bookmarkStart w:id="9" w:name="_Toc212598470"/>
      <w:r>
        <w:br w:type="page"/>
      </w:r>
    </w:p>
    <w:p w14:paraId="561C7229" w14:textId="53A30307" w:rsidR="00352D87" w:rsidRDefault="00BF3059" w:rsidP="00244DD1">
      <w:pPr>
        <w:pStyle w:val="Heading1"/>
        <w:spacing w:after="0" w:line="360" w:lineRule="auto"/>
        <w:ind w:right="999"/>
      </w:pPr>
      <w:r>
        <w:lastRenderedPageBreak/>
        <w:t>Chapter 2: Background Study and Literature Review</w:t>
      </w:r>
      <w:bookmarkEnd w:id="9"/>
      <w:r>
        <w:t xml:space="preserve"> </w:t>
      </w:r>
    </w:p>
    <w:p w14:paraId="1C546FC8" w14:textId="77777777" w:rsidR="00352D87" w:rsidRDefault="00BF3059" w:rsidP="00244DD1">
      <w:pPr>
        <w:spacing w:after="0" w:line="360" w:lineRule="auto"/>
        <w:ind w:left="0" w:right="0" w:firstLine="0"/>
        <w:jc w:val="left"/>
      </w:pPr>
      <w:r>
        <w:rPr>
          <w:rFonts w:ascii="Calibri" w:eastAsia="Calibri" w:hAnsi="Calibri" w:cs="Calibri"/>
        </w:rPr>
        <w:t xml:space="preserve"> </w:t>
      </w:r>
    </w:p>
    <w:p w14:paraId="6E50F9CF" w14:textId="77777777" w:rsidR="00352D87" w:rsidRDefault="00BF3059" w:rsidP="00244DD1">
      <w:pPr>
        <w:pStyle w:val="Heading2"/>
        <w:spacing w:after="0" w:line="360" w:lineRule="auto"/>
        <w:ind w:left="-5"/>
      </w:pPr>
      <w:bookmarkStart w:id="10" w:name="_Toc212598471"/>
      <w:r>
        <w:t>2.1 Background Study</w:t>
      </w:r>
      <w:bookmarkEnd w:id="10"/>
      <w:r>
        <w:t xml:space="preserve"> </w:t>
      </w:r>
    </w:p>
    <w:p w14:paraId="338C7635" w14:textId="3A555947" w:rsidR="00352D87" w:rsidRDefault="00BF3059" w:rsidP="001429A4">
      <w:pPr>
        <w:spacing w:after="0" w:line="360" w:lineRule="auto"/>
        <w:ind w:left="14" w:right="0" w:hanging="14"/>
      </w:pPr>
      <w:r>
        <w:t xml:space="preserve">Mental health and rehabilitation represent urgent yet under-addressed areas within Nepal's public health landscape. According to the World Health Organization (WHO), </w:t>
      </w:r>
      <w:r w:rsidR="00115A05">
        <w:t>nearly 3.9</w:t>
      </w:r>
      <w:r>
        <w:t xml:space="preserve"> million people in Nepal are affected by mental health conditions, including depression, anxiety disorders, and substance use disorders [1]. Despite this alarming figure, only a small fraction of these individuals receives appropriate care due to an acute shortage of professionals</w:t>
      </w:r>
      <w:r w:rsidR="00115A05">
        <w:t xml:space="preserve"> </w:t>
      </w:r>
      <w:r>
        <w:t>less than 1 psychiatrist per 100,000 people</w:t>
      </w:r>
      <w:r w:rsidR="00115A05">
        <w:t xml:space="preserve"> </w:t>
      </w:r>
      <w:r>
        <w:t xml:space="preserve">as well as social stigma and outdated manual systems [1]. </w:t>
      </w:r>
    </w:p>
    <w:p w14:paraId="2E9F9A69" w14:textId="77777777" w:rsidR="00352D87" w:rsidRDefault="00BF3059" w:rsidP="001429A4">
      <w:pPr>
        <w:spacing w:after="0" w:line="360" w:lineRule="auto"/>
        <w:ind w:left="14" w:right="0" w:hanging="14"/>
      </w:pPr>
      <w:r>
        <w:t xml:space="preserve">Mental health services are largely concentrated in urban centers like Kathmandu and Pokhara, leaving rural and remote populations severely underserved. Cultural stigma discourages open dialogue, especially in marginalized communities. Traditional rehabilitation centers such as Naba Jivan Nepal and Health Foundation Nepal have played a role in community support, yet they are primarily manual in operation and lack digital integration for effective data handling, appointment scheduling, or progress monitoring [2], [3]. </w:t>
      </w:r>
    </w:p>
    <w:p w14:paraId="3BF368BD" w14:textId="77777777" w:rsidR="00352D87" w:rsidRDefault="00BF3059" w:rsidP="001429A4">
      <w:pPr>
        <w:spacing w:after="0" w:line="360" w:lineRule="auto"/>
        <w:ind w:left="14" w:right="0" w:hanging="14"/>
      </w:pPr>
      <w:r>
        <w:t xml:space="preserve">Globally, there has been a profound shift in healthcare delivery, marked by the integration of digital health solutions, AI-powered decision-making, and telemedicine platforms. Countries such as India, Bangladesh, and Sri Lanka are already piloting AI-enabled mental health tools to bridge the service gap, particularly in underserved regions [4], [5]. </w:t>
      </w:r>
    </w:p>
    <w:p w14:paraId="0405F627" w14:textId="77777777" w:rsidR="00352D87" w:rsidRDefault="00BF3059" w:rsidP="001429A4">
      <w:pPr>
        <w:spacing w:after="0" w:line="360" w:lineRule="auto"/>
        <w:ind w:left="14" w:right="0" w:hanging="14"/>
      </w:pPr>
      <w:r>
        <w:t xml:space="preserve">In Nepal, digital transformation in healthcare is still nascent. However, initiatives like </w:t>
      </w:r>
      <w:proofErr w:type="spellStart"/>
      <w:r>
        <w:t>TeleUpachar</w:t>
      </w:r>
      <w:proofErr w:type="spellEnd"/>
      <w:r>
        <w:t xml:space="preserve">, Nepal Health Sector Strategy, and projects by </w:t>
      </w:r>
      <w:proofErr w:type="spellStart"/>
      <w:r>
        <w:t>MoHP</w:t>
      </w:r>
      <w:proofErr w:type="spellEnd"/>
      <w:r>
        <w:t xml:space="preserve"> (Ministry of Health and Population) suggest a growing recognition of technology’s role in improving access [6]. S. Thapa (2022) emphasized that centralized digital platforms could resolve inefficiencies through secure data sharing, personalized care paths, and increased outreach [3]. </w:t>
      </w:r>
    </w:p>
    <w:p w14:paraId="73C0E153" w14:textId="77777777" w:rsidR="00352D87" w:rsidRDefault="00BF3059" w:rsidP="001429A4">
      <w:pPr>
        <w:spacing w:after="0" w:line="360" w:lineRule="auto"/>
        <w:ind w:left="14" w:right="0" w:hanging="14"/>
      </w:pPr>
      <w:r>
        <w:t xml:space="preserve">Further, AI-integrated mental health systems provide continuous support through chatbots, risk assessments, and therapy simulations. These tools allow 24/7 availability and reduce the burden on overextended professionals, particularly where traditional therapist-patient ratios are unsustainable [5], [7]. A 2023 study by J. Rajbhandari noted that even semi-automated CBT (Cognitive Behavioral Therapy) chat systems can significantly improve early-stage interventions in rural Nepal [8]. </w:t>
      </w:r>
    </w:p>
    <w:p w14:paraId="49911EF8" w14:textId="77777777" w:rsidR="00352D87" w:rsidRDefault="00BF3059" w:rsidP="001429A4">
      <w:pPr>
        <w:spacing w:after="0" w:line="360" w:lineRule="auto"/>
        <w:ind w:left="0" w:right="0" w:hanging="14"/>
      </w:pPr>
      <w:r>
        <w:lastRenderedPageBreak/>
        <w:t xml:space="preserve">Despite infrastructural constraints, like limited broadband penetration and digital literacy, there is a growing mobile user base and increasing affordability of internet services, presenting a real opportunity for deploying AI-integrated platforms [9]. This project thus seeks to create a centralized AI-powered digital platform tailored for Nepal’s social, technological, and geographic realities. </w:t>
      </w:r>
    </w:p>
    <w:p w14:paraId="5F5DE6A2" w14:textId="77777777" w:rsidR="00352D87" w:rsidRDefault="00BF3059" w:rsidP="001429A4">
      <w:pPr>
        <w:spacing w:after="0" w:line="360" w:lineRule="auto"/>
        <w:ind w:left="0" w:right="0"/>
      </w:pPr>
      <w:r>
        <w:t xml:space="preserve">By combining remote monitoring, automated psychological support, and offline-online hybrid services, the platform aims to bring scalability, equity, and continuity to mental health and rehabilitation services in Nepal. </w:t>
      </w:r>
    </w:p>
    <w:p w14:paraId="3065CD30" w14:textId="77777777" w:rsidR="00352D87" w:rsidRDefault="00BF3059" w:rsidP="001429A4">
      <w:pPr>
        <w:spacing w:after="0" w:line="360" w:lineRule="auto"/>
        <w:ind w:left="0" w:right="0" w:firstLine="0"/>
      </w:pPr>
      <w:r>
        <w:t xml:space="preserve"> </w:t>
      </w:r>
    </w:p>
    <w:p w14:paraId="4C7D7956" w14:textId="77777777" w:rsidR="00352D87" w:rsidRDefault="00BF3059" w:rsidP="001429A4">
      <w:pPr>
        <w:pStyle w:val="Heading2"/>
        <w:spacing w:after="0" w:line="360" w:lineRule="auto"/>
        <w:ind w:left="0"/>
      </w:pPr>
      <w:bookmarkStart w:id="11" w:name="_Toc212598472"/>
      <w:r>
        <w:t>2.2 Literature Review</w:t>
      </w:r>
      <w:bookmarkEnd w:id="11"/>
      <w:r>
        <w:t xml:space="preserve"> </w:t>
      </w:r>
    </w:p>
    <w:p w14:paraId="04A4BC5A" w14:textId="45A3088E" w:rsidR="00352D87" w:rsidRDefault="001429A4" w:rsidP="001429A4">
      <w:pPr>
        <w:pStyle w:val="Heading3"/>
        <w:spacing w:after="0" w:line="360" w:lineRule="auto"/>
        <w:ind w:left="0"/>
      </w:pPr>
      <w:bookmarkStart w:id="12" w:name="_Toc212598473"/>
      <w:r>
        <w:t>2.2.1 Digital</w:t>
      </w:r>
      <w:r w:rsidR="00BF3059">
        <w:t xml:space="preserve"> Health in Nepal</w:t>
      </w:r>
      <w:bookmarkEnd w:id="12"/>
      <w:r w:rsidR="00BF3059">
        <w:t xml:space="preserve"> </w:t>
      </w:r>
    </w:p>
    <w:p w14:paraId="3EDA6F95" w14:textId="77777777" w:rsidR="00352D87" w:rsidRDefault="00BF3059" w:rsidP="001429A4">
      <w:pPr>
        <w:spacing w:after="0" w:line="360" w:lineRule="auto"/>
        <w:ind w:left="0" w:right="0"/>
      </w:pPr>
      <w:r>
        <w:t xml:space="preserve">A study conducted by T. Luitel et al. revealed that primary healthcare workers in Nepal were receptive to a mobile-based clinical decision support app for mental health treatment. They emphasized the importance of offline access, simple interfaces, and language localization [5]. Similarly, a rapid review of Nepal’s digital health ecosystem emphasized challenges such as poor digital literacy and infrastructure but also highlighted significant opportunities to scale mental healthcare via mobile and web platforms [6]. </w:t>
      </w:r>
    </w:p>
    <w:p w14:paraId="5CF78B62" w14:textId="77777777" w:rsidR="00352D87" w:rsidRDefault="00BF3059" w:rsidP="001429A4">
      <w:pPr>
        <w:spacing w:after="0" w:line="360" w:lineRule="auto"/>
        <w:ind w:left="0" w:right="0"/>
      </w:pPr>
      <w:r>
        <w:t xml:space="preserve">Telemedicine also gained momentum during the COVID-19 pandemic. Services like </w:t>
      </w:r>
      <w:proofErr w:type="spellStart"/>
      <w:r>
        <w:t>TeleUpachar</w:t>
      </w:r>
      <w:proofErr w:type="spellEnd"/>
      <w:r>
        <w:t xml:space="preserve"> demonstrated that remote diagnosis and consultation could reach underserved communities, thus validating the feasibility of integrating telehealth into mental health workflows [4], [7]. </w:t>
      </w:r>
    </w:p>
    <w:p w14:paraId="5D0F4962" w14:textId="59314472" w:rsidR="64757CB8" w:rsidRDefault="64757CB8" w:rsidP="001429A4">
      <w:pPr>
        <w:spacing w:after="0" w:line="360" w:lineRule="auto"/>
        <w:ind w:left="0" w:right="0"/>
      </w:pPr>
    </w:p>
    <w:p w14:paraId="1FAB09CB" w14:textId="2A81A3B5" w:rsidR="00352D87" w:rsidRDefault="001429A4" w:rsidP="001429A4">
      <w:pPr>
        <w:pStyle w:val="Heading3"/>
        <w:spacing w:after="0" w:line="360" w:lineRule="auto"/>
        <w:ind w:left="0"/>
      </w:pPr>
      <w:bookmarkStart w:id="13" w:name="_Toc212598474"/>
      <w:r>
        <w:t>2.2.2 AI</w:t>
      </w:r>
      <w:r w:rsidR="00BF3059">
        <w:t xml:space="preserve"> and Chatbots in Mental Healthcare</w:t>
      </w:r>
      <w:bookmarkEnd w:id="13"/>
      <w:r w:rsidR="00BF3059">
        <w:t xml:space="preserve"> </w:t>
      </w:r>
    </w:p>
    <w:p w14:paraId="7FA36664" w14:textId="4B9CC0B6" w:rsidR="00352D87" w:rsidRDefault="00BF3059" w:rsidP="001429A4">
      <w:pPr>
        <w:spacing w:after="0" w:line="360" w:lineRule="auto"/>
        <w:ind w:left="0" w:right="0"/>
      </w:pPr>
      <w:r>
        <w:t>AI-powered chatbots and recommendation systems have emerged globally to support mental health diagnosis, mood tracking, and therapy simulations. Studies have shown that AI systems can reduce workload on professionals, offer 24/7 assistance, and even detect suicidal ideation based on user input patterns [8]. However, research stresses the importance of ethical implementation, data privacy, and context-specific design</w:t>
      </w:r>
      <w:r w:rsidR="0099776B">
        <w:t xml:space="preserve">, </w:t>
      </w:r>
      <w:r>
        <w:t xml:space="preserve">especially in regions like South Asia, where cultural nuances greatly influence mental health discourse [9]. </w:t>
      </w:r>
    </w:p>
    <w:p w14:paraId="3A9C0CA1" w14:textId="77777777" w:rsidR="00352D87" w:rsidRDefault="00BF3059" w:rsidP="001429A4">
      <w:pPr>
        <w:spacing w:after="0" w:line="360" w:lineRule="auto"/>
        <w:ind w:left="0" w:right="0"/>
      </w:pPr>
      <w:r>
        <w:t xml:space="preserve">One study found that users of AI-supported platforms experienced a reduction of up to 50% in anxiety symptoms, supporting the potential of digital interventions in both developed and developing countries [10]. However, criticisms remain regarding the lack of crisis </w:t>
      </w:r>
      <w:r>
        <w:lastRenderedPageBreak/>
        <w:t xml:space="preserve">response mechanisms, non-personalized recommendations, and poor integration with formal mental health services [11]. </w:t>
      </w:r>
    </w:p>
    <w:p w14:paraId="0F9D5189" w14:textId="4387450C" w:rsidR="00352D87" w:rsidRDefault="00352D87" w:rsidP="001429A4">
      <w:pPr>
        <w:spacing w:after="0" w:line="360" w:lineRule="auto"/>
        <w:ind w:left="0" w:right="0" w:firstLine="0"/>
        <w:jc w:val="left"/>
      </w:pPr>
    </w:p>
    <w:p w14:paraId="214DAE77" w14:textId="77777777" w:rsidR="00352D87" w:rsidRDefault="00BF3059" w:rsidP="001429A4">
      <w:pPr>
        <w:pStyle w:val="Heading3"/>
        <w:spacing w:after="0" w:line="360" w:lineRule="auto"/>
        <w:ind w:left="0"/>
      </w:pPr>
      <w:bookmarkStart w:id="14" w:name="_Toc212598475"/>
      <w:r>
        <w:t>2.2.3 Rehabilitation and Centralized Systems</w:t>
      </w:r>
      <w:bookmarkEnd w:id="14"/>
      <w:r>
        <w:t xml:space="preserve"> </w:t>
      </w:r>
    </w:p>
    <w:p w14:paraId="3C2ADFD3" w14:textId="2CC616BC" w:rsidR="00352D87" w:rsidRDefault="00BF3059" w:rsidP="001429A4">
      <w:pPr>
        <w:spacing w:after="0" w:line="360" w:lineRule="auto"/>
        <w:ind w:left="0" w:right="0"/>
      </w:pPr>
      <w:r>
        <w:t>Rehabilitation centers in Nepal are often fragmented and lack coordination with mental health professionals or digital infrastructure. Manual processes make it difficult to track patient progress or deliver timely interventions. A centralized platform could provide these institutions with a unified system for scheduling, reporting, client monitoring, AI-driven counseling, and emergency response</w:t>
      </w:r>
      <w:r w:rsidR="0099776B">
        <w:t xml:space="preserve">, </w:t>
      </w:r>
      <w:r>
        <w:t xml:space="preserve">thereby strengthening Nepal’s mental health ecosystem [3], [12]. </w:t>
      </w:r>
    </w:p>
    <w:p w14:paraId="53D97E43" w14:textId="77777777" w:rsidR="00352D87" w:rsidRDefault="00BF3059" w:rsidP="001429A4">
      <w:pPr>
        <w:spacing w:after="0" w:line="360" w:lineRule="auto"/>
        <w:ind w:left="0" w:right="0" w:firstLine="0"/>
        <w:jc w:val="left"/>
      </w:pPr>
      <w:r>
        <w:t xml:space="preserve"> </w:t>
      </w:r>
    </w:p>
    <w:p w14:paraId="59CDBDA9" w14:textId="77777777" w:rsidR="00352D87" w:rsidRDefault="00BF3059" w:rsidP="001429A4">
      <w:pPr>
        <w:spacing w:after="0" w:line="360" w:lineRule="auto"/>
        <w:ind w:left="0" w:right="0" w:firstLine="0"/>
        <w:jc w:val="left"/>
      </w:pPr>
      <w:r>
        <w:t xml:space="preserve"> </w:t>
      </w:r>
    </w:p>
    <w:p w14:paraId="44F1D6C2" w14:textId="24A42236" w:rsidR="00352D87" w:rsidRDefault="00BF3059" w:rsidP="001429A4">
      <w:pPr>
        <w:pStyle w:val="Heading3"/>
        <w:spacing w:after="0" w:line="360" w:lineRule="auto"/>
        <w:ind w:left="0"/>
      </w:pPr>
      <w:bookmarkStart w:id="15" w:name="_Toc212598476"/>
      <w:r>
        <w:t xml:space="preserve">2.2.4 Comparison Between Existing Systems and Calm Core </w:t>
      </w:r>
      <w:proofErr w:type="gramStart"/>
      <w:r>
        <w:t>Recovery</w:t>
      </w:r>
      <w:bookmarkEnd w:id="15"/>
      <w:r>
        <w:t xml:space="preserve"> </w:t>
      </w:r>
      <w:r w:rsidR="4793E8FC">
        <w:t>.</w:t>
      </w:r>
      <w:proofErr w:type="gramEnd"/>
      <w:r w:rsidR="007D76F7">
        <w:t xml:space="preserve"> MAKE TABLE</w:t>
      </w:r>
    </w:p>
    <w:p w14:paraId="0CC8AC91" w14:textId="77777777" w:rsidR="00352D87" w:rsidRDefault="00BF3059" w:rsidP="001429A4">
      <w:pPr>
        <w:spacing w:after="0" w:line="360" w:lineRule="auto"/>
        <w:ind w:left="0" w:right="0" w:firstLine="0"/>
        <w:jc w:val="left"/>
      </w:pPr>
      <w:r>
        <w:rPr>
          <w:rFonts w:ascii="Calibri" w:eastAsia="Calibri" w:hAnsi="Calibri" w:cs="Calibri"/>
        </w:rPr>
        <w:t xml:space="preserve"> </w:t>
      </w:r>
    </w:p>
    <w:p w14:paraId="0990F339" w14:textId="02A75776" w:rsidR="00352D87" w:rsidRDefault="00BF3059" w:rsidP="001429A4">
      <w:pPr>
        <w:spacing w:after="0" w:line="360" w:lineRule="auto"/>
        <w:ind w:left="0" w:right="0"/>
      </w:pPr>
      <w:r>
        <w:t xml:space="preserve">The addiction treatment landscape in Nepal is evolving, with organizations like Naba Jivan Nepal, Health Foundation Nepal (HFN), and </w:t>
      </w:r>
      <w:proofErr w:type="spellStart"/>
      <w:r>
        <w:t>Siyaan</w:t>
      </w:r>
      <w:proofErr w:type="spellEnd"/>
      <w:r>
        <w:t xml:space="preserve"> Rehabilitation Center providing essential services. However, while these centers offer critical care</w:t>
      </w:r>
      <w:r w:rsidR="0099776B">
        <w:t xml:space="preserve"> </w:t>
      </w:r>
      <w:r>
        <w:t xml:space="preserve">ranging from detoxification to </w:t>
      </w:r>
      <w:r w:rsidR="00C45FA4">
        <w:t>counseling,</w:t>
      </w:r>
      <w:r w:rsidR="007D76F7">
        <w:t xml:space="preserve"> </w:t>
      </w:r>
      <w:r>
        <w:t xml:space="preserve">their digital infrastructure remains underdeveloped. Let’s explore their current systems and where technology could bridge gaps to enhance patient care. </w:t>
      </w:r>
    </w:p>
    <w:p w14:paraId="18CF7C32" w14:textId="77777777" w:rsidR="00352D87" w:rsidRDefault="00BF3059" w:rsidP="001429A4">
      <w:pPr>
        <w:spacing w:after="0" w:line="360" w:lineRule="auto"/>
        <w:ind w:left="0" w:right="0" w:firstLine="0"/>
        <w:jc w:val="left"/>
      </w:pPr>
      <w:r>
        <w:t xml:space="preserve"> </w:t>
      </w:r>
    </w:p>
    <w:p w14:paraId="6ADC3D43" w14:textId="77777777" w:rsidR="00352D87" w:rsidRDefault="00BF3059" w:rsidP="001429A4">
      <w:pPr>
        <w:pStyle w:val="Heading4"/>
        <w:spacing w:after="0" w:line="360" w:lineRule="auto"/>
        <w:ind w:left="0"/>
      </w:pPr>
      <w:r>
        <w:t xml:space="preserve">Naba Jivan Nepal (Pokhara) </w:t>
      </w:r>
    </w:p>
    <w:p w14:paraId="1E272EE6" w14:textId="6921DE75" w:rsidR="00352D87" w:rsidRDefault="00BF3059" w:rsidP="001429A4">
      <w:pPr>
        <w:spacing w:after="0" w:line="360" w:lineRule="auto"/>
        <w:ind w:left="0" w:right="0"/>
      </w:pPr>
      <w:r>
        <w:t>Naba Jivan Nepal provides essential addiction treatment</w:t>
      </w:r>
      <w:r w:rsidR="0099776B">
        <w:t xml:space="preserve"> </w:t>
      </w:r>
      <w:r>
        <w:t>detox, counseling, and relapse support</w:t>
      </w:r>
      <w:r w:rsidR="007D76F7">
        <w:t xml:space="preserve"> </w:t>
      </w:r>
      <w:r>
        <w:t xml:space="preserve">but still relies on manual record-keeping. Imagine if therapists could swap paperwork for secure digital files, or if patients in remote areas could access care via telehealth. Simple tech upgrades, like electronic health records (EHR) or appointment apps, could free up staff time and reduce errors, letting them focus on what truly matters: healing. </w:t>
      </w:r>
    </w:p>
    <w:p w14:paraId="603EF542" w14:textId="77777777" w:rsidR="00352D87" w:rsidRDefault="00BF3059" w:rsidP="001429A4">
      <w:pPr>
        <w:pStyle w:val="Heading4"/>
        <w:spacing w:after="0" w:line="360" w:lineRule="auto"/>
        <w:ind w:left="0"/>
      </w:pPr>
      <w:r>
        <w:t xml:space="preserve">Health Foundation Nepal (HFN) </w:t>
      </w:r>
    </w:p>
    <w:p w14:paraId="6A53DEA8" w14:textId="27E4B5DB" w:rsidR="00352D87" w:rsidRDefault="00BF3059" w:rsidP="001429A4">
      <w:pPr>
        <w:spacing w:after="0" w:line="360" w:lineRule="auto"/>
        <w:ind w:left="0" w:right="0"/>
      </w:pPr>
      <w:r>
        <w:t>HFN’s 25-bed rehab center offers free, compassionate mental health care</w:t>
      </w:r>
      <w:r w:rsidR="0099776B">
        <w:t xml:space="preserve"> </w:t>
      </w:r>
      <w:r>
        <w:t xml:space="preserve">yet their digital tools remain unclear. With an integrated patient management system, they could track treatments seamlessly, while a mental health app could provide relapse prevention tools and reminders. Remote monitoring could also help patients after discharge, ensuring no one </w:t>
      </w:r>
      <w:r>
        <w:lastRenderedPageBreak/>
        <w:t xml:space="preserve">feels alone in recovery. A little tech could go a long way in supporting both patients and overworked staff. </w:t>
      </w:r>
    </w:p>
    <w:p w14:paraId="2E91D2A3" w14:textId="77777777" w:rsidR="00352D87" w:rsidRDefault="00BF3059" w:rsidP="001429A4">
      <w:pPr>
        <w:pStyle w:val="Heading4"/>
        <w:spacing w:after="0" w:line="360" w:lineRule="auto"/>
        <w:ind w:left="0"/>
      </w:pPr>
      <w:r>
        <w:t>Siyan Rehabilitation Center (Recovery.com)</w:t>
      </w:r>
      <w:r>
        <w:rPr>
          <w:b w:val="0"/>
        </w:rPr>
        <w:t xml:space="preserve"> </w:t>
      </w:r>
    </w:p>
    <w:p w14:paraId="2B4A7781" w14:textId="1EC04133" w:rsidR="00352D87" w:rsidRDefault="00BF3059" w:rsidP="001429A4">
      <w:pPr>
        <w:spacing w:after="0" w:line="360" w:lineRule="auto"/>
        <w:ind w:left="0" w:right="0"/>
      </w:pPr>
      <w:r>
        <w:t>Siyan has a digital presence on Recovery.com, but behind the scenes, are they still using paper files? A client management system could streamline intake, treatment, and follow-ups, while outcome-tracking software could measure what’s working best. Secure messaging would also keep patients connected to counselors, offering a lifeline when cravings hit. Tech isn’t a replacement for human care</w:t>
      </w:r>
      <w:r w:rsidR="007D76F7">
        <w:t xml:space="preserve"> </w:t>
      </w:r>
      <w:r>
        <w:t xml:space="preserve">it’s a way to make that care even stronger. </w:t>
      </w:r>
    </w:p>
    <w:p w14:paraId="62D763DB" w14:textId="77777777" w:rsidR="00352D87" w:rsidRDefault="00BF3059" w:rsidP="001429A4">
      <w:pPr>
        <w:spacing w:after="0" w:line="360" w:lineRule="auto"/>
        <w:ind w:left="0" w:right="0" w:firstLine="0"/>
        <w:jc w:val="left"/>
      </w:pPr>
      <w:r>
        <w:t xml:space="preserve"> </w:t>
      </w:r>
    </w:p>
    <w:p w14:paraId="7C1EBA26" w14:textId="77777777" w:rsidR="00352D87" w:rsidRDefault="00BF3059" w:rsidP="001429A4">
      <w:pPr>
        <w:spacing w:after="0" w:line="360" w:lineRule="auto"/>
        <w:ind w:left="0" w:right="0" w:firstLine="0"/>
        <w:jc w:val="left"/>
      </w:pPr>
      <w:r>
        <w:rPr>
          <w:rFonts w:ascii="Calibri" w:eastAsia="Calibri" w:hAnsi="Calibri" w:cs="Calibri"/>
        </w:rPr>
        <w:t xml:space="preserve"> </w:t>
      </w:r>
    </w:p>
    <w:p w14:paraId="41D82BBB" w14:textId="77777777" w:rsidR="00352D87" w:rsidRDefault="00BF3059" w:rsidP="001429A4">
      <w:pPr>
        <w:spacing w:after="0" w:line="360" w:lineRule="auto"/>
        <w:ind w:left="0" w:right="0" w:firstLine="0"/>
        <w:jc w:val="right"/>
      </w:pPr>
      <w:r>
        <w:t xml:space="preserve"> </w:t>
      </w:r>
    </w:p>
    <w:p w14:paraId="1D127C61" w14:textId="77777777" w:rsidR="00352D87" w:rsidRDefault="00BF3059" w:rsidP="001429A4">
      <w:pPr>
        <w:spacing w:after="0" w:line="360" w:lineRule="auto"/>
        <w:ind w:left="0" w:right="0" w:firstLine="0"/>
        <w:jc w:val="left"/>
      </w:pPr>
      <w:r>
        <w:rPr>
          <w:rFonts w:ascii="Arial" w:eastAsia="Arial" w:hAnsi="Arial" w:cs="Arial"/>
        </w:rPr>
        <w:t xml:space="preserve"> </w:t>
      </w:r>
      <w:r>
        <w:rPr>
          <w:rFonts w:eastAsia="Arial"/>
        </w:rPr>
        <w:tab/>
      </w:r>
      <w:r w:rsidRPr="674C676A">
        <w:rPr>
          <w:b/>
          <w:bCs/>
          <w:sz w:val="32"/>
          <w:szCs w:val="32"/>
        </w:rPr>
        <w:t xml:space="preserve"> </w:t>
      </w:r>
    </w:p>
    <w:p w14:paraId="3DB6AC09" w14:textId="0BF58721" w:rsidR="674C676A" w:rsidRDefault="674C676A" w:rsidP="674C676A">
      <w:pPr>
        <w:spacing w:after="0" w:line="360" w:lineRule="auto"/>
        <w:ind w:left="0" w:right="0" w:firstLine="0"/>
        <w:jc w:val="left"/>
        <w:rPr>
          <w:b/>
          <w:bCs/>
          <w:sz w:val="32"/>
          <w:szCs w:val="32"/>
        </w:rPr>
      </w:pPr>
    </w:p>
    <w:p w14:paraId="37EF59BE" w14:textId="6FB54857" w:rsidR="674C676A" w:rsidRDefault="674C676A" w:rsidP="674C676A">
      <w:pPr>
        <w:spacing w:after="0" w:line="360" w:lineRule="auto"/>
        <w:ind w:left="0" w:right="0" w:firstLine="0"/>
        <w:jc w:val="left"/>
        <w:rPr>
          <w:b/>
          <w:bCs/>
          <w:sz w:val="32"/>
          <w:szCs w:val="32"/>
        </w:rPr>
      </w:pPr>
    </w:p>
    <w:p w14:paraId="341A7B3F" w14:textId="242AA9E0" w:rsidR="674C676A" w:rsidRDefault="674C676A" w:rsidP="674C676A">
      <w:pPr>
        <w:spacing w:after="0" w:line="360" w:lineRule="auto"/>
        <w:ind w:left="0" w:right="0" w:firstLine="0"/>
        <w:jc w:val="left"/>
        <w:rPr>
          <w:b/>
          <w:bCs/>
          <w:sz w:val="32"/>
          <w:szCs w:val="32"/>
        </w:rPr>
      </w:pPr>
    </w:p>
    <w:p w14:paraId="37C26340" w14:textId="7FE2B62C" w:rsidR="674C676A" w:rsidRDefault="674C676A" w:rsidP="674C676A">
      <w:pPr>
        <w:spacing w:after="0" w:line="360" w:lineRule="auto"/>
        <w:ind w:left="0" w:right="0" w:firstLine="0"/>
        <w:jc w:val="left"/>
        <w:rPr>
          <w:b/>
          <w:bCs/>
          <w:sz w:val="32"/>
          <w:szCs w:val="32"/>
        </w:rPr>
      </w:pPr>
    </w:p>
    <w:p w14:paraId="37E93BDF" w14:textId="55BCF731" w:rsidR="674C676A" w:rsidRDefault="674C676A" w:rsidP="674C676A">
      <w:pPr>
        <w:spacing w:after="0" w:line="360" w:lineRule="auto"/>
        <w:ind w:left="0" w:right="0" w:firstLine="0"/>
        <w:jc w:val="left"/>
        <w:rPr>
          <w:b/>
          <w:bCs/>
          <w:sz w:val="32"/>
          <w:szCs w:val="32"/>
        </w:rPr>
      </w:pPr>
    </w:p>
    <w:p w14:paraId="59F89108" w14:textId="31C51777" w:rsidR="674C676A" w:rsidRDefault="674C676A" w:rsidP="674C676A">
      <w:pPr>
        <w:spacing w:after="0" w:line="360" w:lineRule="auto"/>
        <w:ind w:left="0" w:right="0" w:firstLine="0"/>
        <w:jc w:val="left"/>
        <w:rPr>
          <w:b/>
          <w:bCs/>
          <w:sz w:val="32"/>
          <w:szCs w:val="32"/>
        </w:rPr>
      </w:pPr>
    </w:p>
    <w:p w14:paraId="3BD37820" w14:textId="7581B549" w:rsidR="674C676A" w:rsidRDefault="674C676A" w:rsidP="674C676A">
      <w:pPr>
        <w:spacing w:after="0" w:line="360" w:lineRule="auto"/>
        <w:ind w:left="0" w:right="0" w:firstLine="0"/>
        <w:jc w:val="left"/>
        <w:rPr>
          <w:b/>
          <w:bCs/>
          <w:sz w:val="32"/>
          <w:szCs w:val="32"/>
        </w:rPr>
      </w:pPr>
    </w:p>
    <w:p w14:paraId="1B77315C" w14:textId="4E9BA0BE" w:rsidR="674C676A" w:rsidRDefault="674C676A" w:rsidP="674C676A">
      <w:pPr>
        <w:spacing w:after="0" w:line="360" w:lineRule="auto"/>
        <w:ind w:left="0" w:right="0" w:firstLine="0"/>
        <w:jc w:val="left"/>
        <w:rPr>
          <w:b/>
          <w:bCs/>
          <w:sz w:val="32"/>
          <w:szCs w:val="32"/>
        </w:rPr>
      </w:pPr>
    </w:p>
    <w:p w14:paraId="7E908EC0" w14:textId="7722636C" w:rsidR="674C676A" w:rsidRDefault="674C676A" w:rsidP="674C676A">
      <w:pPr>
        <w:spacing w:after="0" w:line="360" w:lineRule="auto"/>
        <w:ind w:left="0" w:right="0" w:firstLine="0"/>
        <w:jc w:val="left"/>
        <w:rPr>
          <w:b/>
          <w:bCs/>
          <w:sz w:val="32"/>
          <w:szCs w:val="32"/>
        </w:rPr>
      </w:pPr>
    </w:p>
    <w:p w14:paraId="70C0D338" w14:textId="06D5B718" w:rsidR="674C676A" w:rsidRDefault="674C676A" w:rsidP="674C676A">
      <w:pPr>
        <w:spacing w:after="0" w:line="360" w:lineRule="auto"/>
        <w:ind w:left="0" w:right="0" w:firstLine="0"/>
        <w:jc w:val="left"/>
        <w:rPr>
          <w:b/>
          <w:bCs/>
          <w:sz w:val="32"/>
          <w:szCs w:val="32"/>
        </w:rPr>
      </w:pPr>
    </w:p>
    <w:p w14:paraId="07F99989" w14:textId="24B35E91" w:rsidR="674C676A" w:rsidRDefault="674C676A" w:rsidP="674C676A">
      <w:pPr>
        <w:spacing w:after="0" w:line="360" w:lineRule="auto"/>
        <w:ind w:left="0" w:right="0" w:firstLine="0"/>
        <w:jc w:val="left"/>
        <w:rPr>
          <w:b/>
          <w:bCs/>
          <w:sz w:val="32"/>
          <w:szCs w:val="32"/>
        </w:rPr>
      </w:pPr>
    </w:p>
    <w:p w14:paraId="769C092A" w14:textId="0DFAC5AA" w:rsidR="674C676A" w:rsidRDefault="674C676A" w:rsidP="674C676A">
      <w:pPr>
        <w:spacing w:after="0" w:line="360" w:lineRule="auto"/>
        <w:ind w:left="0" w:right="0" w:firstLine="0"/>
        <w:jc w:val="left"/>
        <w:rPr>
          <w:b/>
          <w:bCs/>
          <w:sz w:val="32"/>
          <w:szCs w:val="32"/>
        </w:rPr>
      </w:pPr>
    </w:p>
    <w:p w14:paraId="086EB2E9" w14:textId="2E015E41" w:rsidR="674C676A" w:rsidRDefault="674C676A" w:rsidP="674C676A">
      <w:pPr>
        <w:spacing w:after="0" w:line="360" w:lineRule="auto"/>
        <w:ind w:left="0" w:right="0" w:firstLine="0"/>
        <w:jc w:val="left"/>
        <w:rPr>
          <w:b/>
          <w:bCs/>
          <w:sz w:val="32"/>
          <w:szCs w:val="32"/>
        </w:rPr>
      </w:pPr>
    </w:p>
    <w:p w14:paraId="7571CFDC" w14:textId="77777777" w:rsidR="00FA6E92" w:rsidRDefault="00FA6E92">
      <w:pPr>
        <w:spacing w:after="160" w:line="278" w:lineRule="auto"/>
        <w:ind w:left="0" w:right="0" w:firstLine="0"/>
        <w:jc w:val="left"/>
        <w:rPr>
          <w:b/>
          <w:sz w:val="32"/>
        </w:rPr>
      </w:pPr>
      <w:bookmarkStart w:id="16" w:name="_Toc212598477"/>
      <w:r>
        <w:br w:type="page"/>
      </w:r>
    </w:p>
    <w:p w14:paraId="693A47BD" w14:textId="77777777" w:rsidR="00352D87" w:rsidRDefault="00BF3059" w:rsidP="001429A4">
      <w:pPr>
        <w:pStyle w:val="Heading1"/>
        <w:spacing w:after="0" w:line="360" w:lineRule="auto"/>
        <w:ind w:left="0"/>
      </w:pPr>
      <w:r>
        <w:lastRenderedPageBreak/>
        <w:t>Chapter 3: System Analysis</w:t>
      </w:r>
      <w:bookmarkEnd w:id="16"/>
      <w:r>
        <w:t xml:space="preserve"> </w:t>
      </w:r>
    </w:p>
    <w:p w14:paraId="7BDF07D5" w14:textId="77777777" w:rsidR="00352D87" w:rsidRDefault="00BF3059" w:rsidP="001429A4">
      <w:pPr>
        <w:spacing w:after="0" w:line="360" w:lineRule="auto"/>
        <w:ind w:left="0" w:right="0" w:firstLine="0"/>
        <w:jc w:val="left"/>
      </w:pPr>
      <w:r>
        <w:rPr>
          <w:rFonts w:ascii="Calibri" w:eastAsia="Calibri" w:hAnsi="Calibri" w:cs="Calibri"/>
        </w:rPr>
        <w:t xml:space="preserve"> </w:t>
      </w:r>
    </w:p>
    <w:p w14:paraId="363C5EFB" w14:textId="77777777" w:rsidR="00352D87" w:rsidRDefault="00BF3059" w:rsidP="001429A4">
      <w:pPr>
        <w:pStyle w:val="Heading2"/>
        <w:spacing w:after="0" w:line="360" w:lineRule="auto"/>
        <w:ind w:left="0"/>
      </w:pPr>
      <w:bookmarkStart w:id="17" w:name="_Toc212598478"/>
      <w:r>
        <w:t>3.1 System Analysis</w:t>
      </w:r>
      <w:bookmarkEnd w:id="17"/>
      <w:r>
        <w:t xml:space="preserve"> </w:t>
      </w:r>
    </w:p>
    <w:p w14:paraId="45148C8A" w14:textId="77777777" w:rsidR="00352D87" w:rsidRDefault="00BF3059" w:rsidP="00CB1385">
      <w:pPr>
        <w:spacing w:after="0" w:line="360" w:lineRule="auto"/>
        <w:ind w:right="0"/>
      </w:pPr>
      <w:r>
        <w:t xml:space="preserve">System analysis for Calm Core Recovery involves a detailed examination of user requirements, the current market landscape, and the proposed system's operational context. This phase aims to comprehensively understand the problem domain and establish a clear foundation for design and development. </w:t>
      </w:r>
    </w:p>
    <w:p w14:paraId="40605D4E" w14:textId="77777777" w:rsidR="00352D87" w:rsidRDefault="00BF3059" w:rsidP="001429A4">
      <w:pPr>
        <w:pStyle w:val="Heading3"/>
        <w:spacing w:after="0" w:line="360" w:lineRule="auto"/>
        <w:ind w:left="0"/>
      </w:pPr>
      <w:bookmarkStart w:id="18" w:name="_Toc212598479"/>
      <w:r>
        <w:t>3.1.1 Requirement Analysis</w:t>
      </w:r>
      <w:bookmarkEnd w:id="18"/>
      <w:r>
        <w:t xml:space="preserve"> </w:t>
      </w:r>
    </w:p>
    <w:p w14:paraId="4BE844A3" w14:textId="77777777" w:rsidR="00352D87" w:rsidRDefault="00BF3059" w:rsidP="001429A4">
      <w:pPr>
        <w:spacing w:after="0" w:line="360" w:lineRule="auto"/>
        <w:ind w:left="0" w:right="0"/>
      </w:pPr>
      <w:r>
        <w:t xml:space="preserve">To effectively design and implement a digital mental health and rehabilitation system tailored for Nepal, it is essential to identify and categorize the system requirements into functional and non-functional aspects. </w:t>
      </w:r>
    </w:p>
    <w:p w14:paraId="289E101C" w14:textId="2109217D" w:rsidR="00352D87" w:rsidRDefault="00BF3059" w:rsidP="001429A4">
      <w:pPr>
        <w:pStyle w:val="Heading4"/>
        <w:tabs>
          <w:tab w:val="center" w:pos="283"/>
          <w:tab w:val="center" w:pos="1974"/>
        </w:tabs>
        <w:spacing w:after="0" w:line="360" w:lineRule="auto"/>
        <w:ind w:left="0" w:firstLine="0"/>
      </w:pPr>
      <w:r>
        <w:rPr>
          <w:rFonts w:ascii="Calibri" w:eastAsia="Calibri" w:hAnsi="Calibri" w:cs="Calibri"/>
          <w:b w:val="0"/>
          <w:sz w:val="22"/>
        </w:rPr>
        <w:tab/>
      </w:r>
      <w:r>
        <w:t>I.</w:t>
      </w:r>
      <w:r>
        <w:rPr>
          <w:rFonts w:ascii="Arial" w:eastAsia="Arial" w:hAnsi="Arial" w:cs="Arial"/>
        </w:rPr>
        <w:t xml:space="preserve"> </w:t>
      </w:r>
      <w:r>
        <w:t xml:space="preserve">Functional Requirement </w:t>
      </w:r>
    </w:p>
    <w:p w14:paraId="52DCD56B" w14:textId="77777777" w:rsidR="00352D87" w:rsidRDefault="00BF3059" w:rsidP="001429A4">
      <w:pPr>
        <w:spacing w:after="0" w:line="360" w:lineRule="auto"/>
        <w:ind w:left="0" w:right="0"/>
      </w:pPr>
      <w:r>
        <w:t xml:space="preserve">Functional requirements define the specific actions the system must perform to meet user needs: </w:t>
      </w:r>
    </w:p>
    <w:p w14:paraId="7CF43C24" w14:textId="77777777" w:rsidR="00352D87" w:rsidRDefault="00BF3059" w:rsidP="00CB1385">
      <w:pPr>
        <w:numPr>
          <w:ilvl w:val="0"/>
          <w:numId w:val="5"/>
        </w:numPr>
        <w:spacing w:after="0" w:line="360" w:lineRule="auto"/>
        <w:ind w:left="360" w:right="0" w:hanging="360"/>
      </w:pPr>
      <w:r>
        <w:rPr>
          <w:b/>
        </w:rPr>
        <w:t>User Registration and Authentication:</w:t>
      </w:r>
      <w:r>
        <w:t xml:space="preserve"> Secure sign-up/login processes for patients and healthcare providers. </w:t>
      </w:r>
    </w:p>
    <w:p w14:paraId="40B41BDA" w14:textId="77777777" w:rsidR="00352D87" w:rsidRDefault="00BF3059" w:rsidP="00CB1385">
      <w:pPr>
        <w:numPr>
          <w:ilvl w:val="0"/>
          <w:numId w:val="5"/>
        </w:numPr>
        <w:spacing w:after="0" w:line="360" w:lineRule="auto"/>
        <w:ind w:left="360" w:right="0" w:hanging="360"/>
      </w:pPr>
      <w:r>
        <w:rPr>
          <w:b/>
        </w:rPr>
        <w:t>Digital Patient Records:</w:t>
      </w:r>
      <w:r>
        <w:t xml:space="preserve"> Storage and retrieval of health history, diagnosis, therapy sessions, and treatment outcomes. </w:t>
      </w:r>
    </w:p>
    <w:p w14:paraId="589D4DE4" w14:textId="77777777" w:rsidR="00352D87" w:rsidRDefault="00BF3059" w:rsidP="00CB1385">
      <w:pPr>
        <w:numPr>
          <w:ilvl w:val="0"/>
          <w:numId w:val="5"/>
        </w:numPr>
        <w:spacing w:after="0" w:line="360" w:lineRule="auto"/>
        <w:ind w:left="360" w:right="0" w:hanging="360"/>
      </w:pPr>
      <w:r>
        <w:rPr>
          <w:b/>
        </w:rPr>
        <w:t xml:space="preserve">Appointment Scheduling: </w:t>
      </w:r>
      <w:r>
        <w:t xml:space="preserve">Calendar integration for real-time booking and rescheduling of sessions. </w:t>
      </w:r>
    </w:p>
    <w:p w14:paraId="25C1F98C" w14:textId="77777777" w:rsidR="00352D87" w:rsidRDefault="00BF3059" w:rsidP="00CB1385">
      <w:pPr>
        <w:numPr>
          <w:ilvl w:val="0"/>
          <w:numId w:val="5"/>
        </w:numPr>
        <w:spacing w:after="0" w:line="360" w:lineRule="auto"/>
        <w:ind w:left="360" w:right="0" w:hanging="360"/>
      </w:pPr>
      <w:r>
        <w:rPr>
          <w:b/>
        </w:rPr>
        <w:t>Communication Module:</w:t>
      </w:r>
      <w:r>
        <w:t xml:space="preserve"> Secure in-app messaging, integrated video conferencing and notifications for real-time interactions. </w:t>
      </w:r>
    </w:p>
    <w:p w14:paraId="1D8F41E9" w14:textId="77777777" w:rsidR="00352D87" w:rsidRDefault="00BF3059" w:rsidP="00CB1385">
      <w:pPr>
        <w:numPr>
          <w:ilvl w:val="0"/>
          <w:numId w:val="5"/>
        </w:numPr>
        <w:spacing w:after="0" w:line="360" w:lineRule="auto"/>
        <w:ind w:left="360" w:right="0" w:hanging="360"/>
      </w:pPr>
      <w:r>
        <w:rPr>
          <w:b/>
        </w:rPr>
        <w:t xml:space="preserve">AI Chatbot Support: </w:t>
      </w:r>
      <w:r>
        <w:t xml:space="preserve">An intelligent assistant for patient inquiries and emergency help. </w:t>
      </w:r>
    </w:p>
    <w:p w14:paraId="1BE03727" w14:textId="77777777" w:rsidR="00352D87" w:rsidRDefault="00BF3059" w:rsidP="00CB1385">
      <w:pPr>
        <w:numPr>
          <w:ilvl w:val="0"/>
          <w:numId w:val="5"/>
        </w:numPr>
        <w:spacing w:after="0" w:line="360" w:lineRule="auto"/>
        <w:ind w:left="360" w:right="0" w:hanging="360"/>
      </w:pPr>
      <w:r>
        <w:rPr>
          <w:b/>
        </w:rPr>
        <w:t>Emergency Panic Button:</w:t>
      </w:r>
      <w:r>
        <w:t xml:space="preserve"> Immediate response mechanism to alert providers or emergency contacts. </w:t>
      </w:r>
    </w:p>
    <w:p w14:paraId="03B08CCB" w14:textId="77777777" w:rsidR="00352D87" w:rsidRDefault="00BF3059" w:rsidP="00CB1385">
      <w:pPr>
        <w:numPr>
          <w:ilvl w:val="0"/>
          <w:numId w:val="5"/>
        </w:numPr>
        <w:spacing w:after="0" w:line="360" w:lineRule="auto"/>
        <w:ind w:left="360" w:right="0" w:hanging="360"/>
      </w:pPr>
      <w:r>
        <w:rPr>
          <w:b/>
        </w:rPr>
        <w:t>Resource Library:</w:t>
      </w:r>
      <w:r>
        <w:t xml:space="preserve"> Repository of self-help materials, educational videos, and articles. </w:t>
      </w:r>
    </w:p>
    <w:p w14:paraId="17E4BE3B" w14:textId="77777777" w:rsidR="001429A4" w:rsidRDefault="001429A4">
      <w:pPr>
        <w:spacing w:after="160" w:line="278" w:lineRule="auto"/>
        <w:ind w:left="0" w:right="0" w:firstLine="0"/>
        <w:jc w:val="left"/>
        <w:rPr>
          <w:b/>
        </w:rPr>
      </w:pPr>
      <w:r>
        <w:br w:type="page"/>
      </w:r>
    </w:p>
    <w:p w14:paraId="2715EF03" w14:textId="4A72243B" w:rsidR="00352D87" w:rsidRDefault="00BF3059" w:rsidP="00656BF1">
      <w:pPr>
        <w:pStyle w:val="Heading4"/>
        <w:ind w:left="1810" w:firstLine="350"/>
      </w:pPr>
      <w:r>
        <w:lastRenderedPageBreak/>
        <w:t xml:space="preserve">Use Case </w:t>
      </w:r>
      <w:proofErr w:type="spellStart"/>
      <w:r>
        <w:t>Diagarm</w:t>
      </w:r>
      <w:proofErr w:type="spellEnd"/>
    </w:p>
    <w:p w14:paraId="7025CBDC" w14:textId="77777777" w:rsidR="00656BF1" w:rsidRDefault="00656BF1" w:rsidP="00656BF1"/>
    <w:p w14:paraId="353FD759" w14:textId="77777777" w:rsidR="00656BF1" w:rsidRPr="00656BF1" w:rsidRDefault="00656BF1" w:rsidP="00656BF1"/>
    <w:p w14:paraId="13F69102" w14:textId="77777777" w:rsidR="00656BF1" w:rsidRDefault="00656BF1" w:rsidP="00656BF1">
      <w:pPr>
        <w:spacing w:after="0" w:line="259" w:lineRule="auto"/>
        <w:ind w:left="0" w:right="2268" w:firstLine="0"/>
        <w:jc w:val="right"/>
      </w:pPr>
      <w:r>
        <w:rPr>
          <w:noProof/>
        </w:rPr>
        <w:drawing>
          <wp:inline distT="0" distB="0" distL="0" distR="0" wp14:anchorId="4D39251B" wp14:editId="154AA7D4">
            <wp:extent cx="3801533" cy="7160895"/>
            <wp:effectExtent l="0" t="0" r="8890" b="1905"/>
            <wp:docPr id="403465003" name="Picture 2" descr="A diagram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65003" name="Picture 2" descr="A diagram of a chatbo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9967" cy="7252130"/>
                    </a:xfrm>
                    <a:prstGeom prst="rect">
                      <a:avLst/>
                    </a:prstGeom>
                    <a:noFill/>
                    <a:ln>
                      <a:noFill/>
                    </a:ln>
                  </pic:spPr>
                </pic:pic>
              </a:graphicData>
            </a:graphic>
          </wp:inline>
        </w:drawing>
      </w:r>
      <w:r w:rsidRPr="00656BF1">
        <w:t xml:space="preserve"> </w:t>
      </w:r>
    </w:p>
    <w:p w14:paraId="42F6841B" w14:textId="77777777" w:rsidR="00656BF1" w:rsidRDefault="00656BF1" w:rsidP="00656BF1">
      <w:pPr>
        <w:spacing w:after="0" w:line="259" w:lineRule="auto"/>
        <w:ind w:left="0" w:right="2268" w:firstLine="0"/>
        <w:jc w:val="right"/>
      </w:pPr>
    </w:p>
    <w:p w14:paraId="654AE93B" w14:textId="77777777" w:rsidR="00656BF1" w:rsidRDefault="00656BF1" w:rsidP="00656BF1">
      <w:pPr>
        <w:spacing w:after="0" w:line="259" w:lineRule="auto"/>
        <w:ind w:left="0" w:right="2268" w:firstLine="0"/>
        <w:jc w:val="right"/>
      </w:pPr>
    </w:p>
    <w:p w14:paraId="5C0B13F0" w14:textId="77777777" w:rsidR="00656BF1" w:rsidRDefault="00656BF1" w:rsidP="00656BF1">
      <w:pPr>
        <w:spacing w:after="0" w:line="259" w:lineRule="auto"/>
        <w:ind w:left="0" w:right="2268" w:firstLine="0"/>
        <w:jc w:val="right"/>
      </w:pPr>
    </w:p>
    <w:p w14:paraId="06315BD0" w14:textId="46C44155" w:rsidR="0057574D" w:rsidRDefault="00656BF1" w:rsidP="0057574D">
      <w:pPr>
        <w:spacing w:after="0" w:line="259" w:lineRule="auto"/>
        <w:ind w:left="0" w:right="2268" w:firstLine="0"/>
        <w:jc w:val="center"/>
        <w:rPr>
          <w:b/>
          <w:bCs/>
        </w:rPr>
      </w:pPr>
      <w:r w:rsidRPr="00656BF1">
        <w:rPr>
          <w:b/>
          <w:bCs/>
        </w:rPr>
        <w:t>Fig 1: Use Case Diagrams</w:t>
      </w:r>
    </w:p>
    <w:p w14:paraId="3241F1B9" w14:textId="7FF65331" w:rsidR="002F4940" w:rsidRPr="0057574D" w:rsidRDefault="002F4940" w:rsidP="0057574D">
      <w:pPr>
        <w:spacing w:after="0" w:line="259" w:lineRule="auto"/>
        <w:ind w:left="0" w:right="2268" w:firstLine="0"/>
        <w:rPr>
          <w:b/>
          <w:bCs/>
        </w:rPr>
      </w:pPr>
      <w:r w:rsidRPr="00AF4330">
        <w:rPr>
          <w:b/>
          <w:bCs/>
        </w:rPr>
        <w:lastRenderedPageBreak/>
        <w:t>Use case description:</w:t>
      </w:r>
      <w:r w:rsidRPr="00AF4330">
        <w:t> </w:t>
      </w:r>
    </w:p>
    <w:p w14:paraId="584D2C4D" w14:textId="56511EA0" w:rsidR="00327F67" w:rsidRPr="00327F67" w:rsidRDefault="00327F67" w:rsidP="00327F67">
      <w:pPr>
        <w:spacing w:after="160" w:line="278" w:lineRule="auto"/>
        <w:ind w:left="0" w:right="0" w:firstLine="0"/>
        <w:jc w:val="left"/>
        <w:rPr>
          <w:b/>
        </w:rPr>
      </w:pPr>
    </w:p>
    <w:tbl>
      <w:tblPr>
        <w:tblStyle w:val="TableGridLight"/>
        <w:tblW w:w="0" w:type="auto"/>
        <w:tblLook w:val="04A0" w:firstRow="1" w:lastRow="0" w:firstColumn="1" w:lastColumn="0" w:noHBand="0" w:noVBand="1"/>
      </w:tblPr>
      <w:tblGrid>
        <w:gridCol w:w="1917"/>
        <w:gridCol w:w="2551"/>
        <w:gridCol w:w="4188"/>
      </w:tblGrid>
      <w:tr w:rsidR="00327F67" w:rsidRPr="00327F67" w14:paraId="03BE08E6" w14:textId="77777777" w:rsidTr="00382A67">
        <w:tc>
          <w:tcPr>
            <w:tcW w:w="0" w:type="auto"/>
            <w:hideMark/>
          </w:tcPr>
          <w:p w14:paraId="23A970E6" w14:textId="77777777" w:rsidR="00327F67" w:rsidRPr="00327F67" w:rsidRDefault="00327F67" w:rsidP="00327F67">
            <w:pPr>
              <w:spacing w:after="160" w:line="278" w:lineRule="auto"/>
              <w:ind w:left="0" w:right="0" w:firstLine="0"/>
              <w:jc w:val="left"/>
            </w:pPr>
            <w:r w:rsidRPr="00327F67">
              <w:t>Actor</w:t>
            </w:r>
          </w:p>
        </w:tc>
        <w:tc>
          <w:tcPr>
            <w:tcW w:w="0" w:type="auto"/>
            <w:shd w:val="clear" w:color="auto" w:fill="FFFFFF" w:themeFill="background1"/>
            <w:hideMark/>
          </w:tcPr>
          <w:p w14:paraId="365CE2C0" w14:textId="77777777" w:rsidR="00327F67" w:rsidRPr="00327F67" w:rsidRDefault="00327F67" w:rsidP="00327F67">
            <w:pPr>
              <w:spacing w:after="160" w:line="278" w:lineRule="auto"/>
              <w:ind w:left="0" w:right="0" w:firstLine="0"/>
              <w:jc w:val="left"/>
            </w:pPr>
            <w:r w:rsidRPr="00327F67">
              <w:t>Use Case</w:t>
            </w:r>
          </w:p>
        </w:tc>
        <w:tc>
          <w:tcPr>
            <w:tcW w:w="0" w:type="auto"/>
            <w:hideMark/>
          </w:tcPr>
          <w:p w14:paraId="2473A642" w14:textId="77777777" w:rsidR="00327F67" w:rsidRPr="00327F67" w:rsidRDefault="00327F67" w:rsidP="00327F67">
            <w:pPr>
              <w:spacing w:after="160" w:line="278" w:lineRule="auto"/>
              <w:ind w:left="0" w:right="0" w:firstLine="0"/>
              <w:jc w:val="left"/>
            </w:pPr>
            <w:r w:rsidRPr="00327F67">
              <w:t>Description</w:t>
            </w:r>
          </w:p>
        </w:tc>
      </w:tr>
      <w:tr w:rsidR="00327F67" w:rsidRPr="00327F67" w14:paraId="1D5C3BF0" w14:textId="77777777" w:rsidTr="00382A67">
        <w:tc>
          <w:tcPr>
            <w:tcW w:w="0" w:type="auto"/>
            <w:hideMark/>
          </w:tcPr>
          <w:p w14:paraId="2C6807A5" w14:textId="77777777" w:rsidR="00327F67" w:rsidRPr="00327F67" w:rsidRDefault="00327F67" w:rsidP="00327F67">
            <w:pPr>
              <w:spacing w:after="160" w:line="278" w:lineRule="auto"/>
              <w:ind w:left="0" w:right="0" w:firstLine="0"/>
              <w:jc w:val="left"/>
            </w:pPr>
            <w:r w:rsidRPr="00327F67">
              <w:t>User (Patient)</w:t>
            </w:r>
          </w:p>
        </w:tc>
        <w:tc>
          <w:tcPr>
            <w:tcW w:w="0" w:type="auto"/>
            <w:hideMark/>
          </w:tcPr>
          <w:p w14:paraId="2DF9FF3D" w14:textId="77777777" w:rsidR="00327F67" w:rsidRPr="00327F67" w:rsidRDefault="00327F67" w:rsidP="00327F67">
            <w:pPr>
              <w:spacing w:after="160" w:line="278" w:lineRule="auto"/>
              <w:ind w:left="0" w:right="0" w:firstLine="0"/>
              <w:jc w:val="left"/>
            </w:pPr>
            <w:r w:rsidRPr="00327F67">
              <w:t>Register / Login</w:t>
            </w:r>
          </w:p>
        </w:tc>
        <w:tc>
          <w:tcPr>
            <w:tcW w:w="0" w:type="auto"/>
            <w:hideMark/>
          </w:tcPr>
          <w:p w14:paraId="6AC186C6" w14:textId="77777777" w:rsidR="00327F67" w:rsidRPr="00327F67" w:rsidRDefault="00327F67" w:rsidP="00327F67">
            <w:pPr>
              <w:spacing w:after="160" w:line="278" w:lineRule="auto"/>
              <w:ind w:left="0" w:right="0" w:firstLine="0"/>
              <w:jc w:val="left"/>
            </w:pPr>
            <w:r w:rsidRPr="00327F67">
              <w:t>Create or access an account securely.</w:t>
            </w:r>
          </w:p>
        </w:tc>
      </w:tr>
      <w:tr w:rsidR="00327F67" w:rsidRPr="00327F67" w14:paraId="5710487E" w14:textId="77777777" w:rsidTr="00382A67">
        <w:tc>
          <w:tcPr>
            <w:tcW w:w="0" w:type="auto"/>
            <w:hideMark/>
          </w:tcPr>
          <w:p w14:paraId="76743024" w14:textId="77777777" w:rsidR="00327F67" w:rsidRPr="00327F67" w:rsidRDefault="00327F67" w:rsidP="00327F67">
            <w:pPr>
              <w:spacing w:after="160" w:line="278" w:lineRule="auto"/>
              <w:ind w:left="0" w:right="0" w:firstLine="0"/>
              <w:jc w:val="left"/>
            </w:pPr>
          </w:p>
        </w:tc>
        <w:tc>
          <w:tcPr>
            <w:tcW w:w="0" w:type="auto"/>
            <w:hideMark/>
          </w:tcPr>
          <w:p w14:paraId="6267B9A1" w14:textId="77777777" w:rsidR="00327F67" w:rsidRPr="00327F67" w:rsidRDefault="00327F67" w:rsidP="00327F67">
            <w:pPr>
              <w:spacing w:after="160" w:line="278" w:lineRule="auto"/>
              <w:ind w:left="0" w:right="0" w:firstLine="0"/>
              <w:jc w:val="left"/>
            </w:pPr>
            <w:r w:rsidRPr="00327F67">
              <w:t>Schedule Appointment</w:t>
            </w:r>
          </w:p>
        </w:tc>
        <w:tc>
          <w:tcPr>
            <w:tcW w:w="0" w:type="auto"/>
            <w:hideMark/>
          </w:tcPr>
          <w:p w14:paraId="40494CB3" w14:textId="77777777" w:rsidR="00327F67" w:rsidRPr="00327F67" w:rsidRDefault="00327F67" w:rsidP="00327F67">
            <w:pPr>
              <w:spacing w:after="160" w:line="278" w:lineRule="auto"/>
              <w:ind w:left="0" w:right="0" w:firstLine="0"/>
              <w:jc w:val="left"/>
            </w:pPr>
            <w:r w:rsidRPr="00327F67">
              <w:t>Book therapy sessions with doctors.</w:t>
            </w:r>
          </w:p>
        </w:tc>
      </w:tr>
      <w:tr w:rsidR="00327F67" w:rsidRPr="00327F67" w14:paraId="7B8CE917" w14:textId="77777777" w:rsidTr="00382A67">
        <w:tc>
          <w:tcPr>
            <w:tcW w:w="0" w:type="auto"/>
            <w:hideMark/>
          </w:tcPr>
          <w:p w14:paraId="26B9DEF8" w14:textId="77777777" w:rsidR="00327F67" w:rsidRPr="00327F67" w:rsidRDefault="00327F67" w:rsidP="00327F67">
            <w:pPr>
              <w:spacing w:after="160" w:line="278" w:lineRule="auto"/>
              <w:ind w:left="0" w:right="0" w:firstLine="0"/>
              <w:jc w:val="left"/>
            </w:pPr>
          </w:p>
        </w:tc>
        <w:tc>
          <w:tcPr>
            <w:tcW w:w="0" w:type="auto"/>
            <w:hideMark/>
          </w:tcPr>
          <w:p w14:paraId="43AB97BA" w14:textId="77777777" w:rsidR="00327F67" w:rsidRPr="00327F67" w:rsidRDefault="00327F67" w:rsidP="00327F67">
            <w:pPr>
              <w:spacing w:after="160" w:line="278" w:lineRule="auto"/>
              <w:ind w:left="0" w:right="0" w:firstLine="0"/>
              <w:jc w:val="left"/>
            </w:pPr>
            <w:r w:rsidRPr="00327F67">
              <w:t>Join Video Consultation</w:t>
            </w:r>
          </w:p>
        </w:tc>
        <w:tc>
          <w:tcPr>
            <w:tcW w:w="0" w:type="auto"/>
            <w:hideMark/>
          </w:tcPr>
          <w:p w14:paraId="28E886ED" w14:textId="77777777" w:rsidR="00327F67" w:rsidRPr="00327F67" w:rsidRDefault="00327F67" w:rsidP="00327F67">
            <w:pPr>
              <w:spacing w:after="160" w:line="278" w:lineRule="auto"/>
              <w:ind w:left="0" w:right="0" w:firstLine="0"/>
              <w:jc w:val="left"/>
            </w:pPr>
            <w:r w:rsidRPr="00327F67">
              <w:t>Attend online therapy meetings.</w:t>
            </w:r>
          </w:p>
        </w:tc>
      </w:tr>
      <w:tr w:rsidR="00327F67" w:rsidRPr="00327F67" w14:paraId="1867D4F2" w14:textId="77777777" w:rsidTr="00382A67">
        <w:tc>
          <w:tcPr>
            <w:tcW w:w="0" w:type="auto"/>
            <w:hideMark/>
          </w:tcPr>
          <w:p w14:paraId="67D723FE" w14:textId="77777777" w:rsidR="00327F67" w:rsidRPr="00327F67" w:rsidRDefault="00327F67" w:rsidP="00327F67">
            <w:pPr>
              <w:spacing w:after="160" w:line="278" w:lineRule="auto"/>
              <w:ind w:left="0" w:right="0" w:firstLine="0"/>
              <w:jc w:val="left"/>
            </w:pPr>
          </w:p>
        </w:tc>
        <w:tc>
          <w:tcPr>
            <w:tcW w:w="0" w:type="auto"/>
            <w:hideMark/>
          </w:tcPr>
          <w:p w14:paraId="438CC53A" w14:textId="77777777" w:rsidR="00327F67" w:rsidRPr="00327F67" w:rsidRDefault="00327F67" w:rsidP="00327F67">
            <w:pPr>
              <w:spacing w:after="160" w:line="278" w:lineRule="auto"/>
              <w:ind w:left="0" w:right="0" w:firstLine="0"/>
              <w:jc w:val="left"/>
            </w:pPr>
            <w:r w:rsidRPr="00327F67">
              <w:t>Send / Receive Messages</w:t>
            </w:r>
          </w:p>
        </w:tc>
        <w:tc>
          <w:tcPr>
            <w:tcW w:w="0" w:type="auto"/>
            <w:hideMark/>
          </w:tcPr>
          <w:p w14:paraId="0A7728E0" w14:textId="77777777" w:rsidR="00327F67" w:rsidRPr="00327F67" w:rsidRDefault="00327F67" w:rsidP="00327F67">
            <w:pPr>
              <w:spacing w:after="160" w:line="278" w:lineRule="auto"/>
              <w:ind w:left="0" w:right="0" w:firstLine="0"/>
              <w:jc w:val="left"/>
            </w:pPr>
            <w:r w:rsidRPr="00327F67">
              <w:t>Communicate securely with therapists.</w:t>
            </w:r>
          </w:p>
        </w:tc>
      </w:tr>
      <w:tr w:rsidR="00327F67" w:rsidRPr="00327F67" w14:paraId="14991E87" w14:textId="77777777" w:rsidTr="00382A67">
        <w:tc>
          <w:tcPr>
            <w:tcW w:w="0" w:type="auto"/>
            <w:hideMark/>
          </w:tcPr>
          <w:p w14:paraId="62610AE6" w14:textId="77777777" w:rsidR="00327F67" w:rsidRPr="00327F67" w:rsidRDefault="00327F67" w:rsidP="00327F67">
            <w:pPr>
              <w:spacing w:after="160" w:line="278" w:lineRule="auto"/>
              <w:ind w:left="0" w:right="0" w:firstLine="0"/>
              <w:jc w:val="left"/>
            </w:pPr>
          </w:p>
        </w:tc>
        <w:tc>
          <w:tcPr>
            <w:tcW w:w="0" w:type="auto"/>
            <w:hideMark/>
          </w:tcPr>
          <w:p w14:paraId="3FEC023B" w14:textId="77777777" w:rsidR="00327F67" w:rsidRPr="00327F67" w:rsidRDefault="00327F67" w:rsidP="00327F67">
            <w:pPr>
              <w:spacing w:after="160" w:line="278" w:lineRule="auto"/>
              <w:ind w:left="0" w:right="0" w:firstLine="0"/>
              <w:jc w:val="left"/>
            </w:pPr>
            <w:r w:rsidRPr="00327F67">
              <w:t>Access AI Chatbot</w:t>
            </w:r>
          </w:p>
        </w:tc>
        <w:tc>
          <w:tcPr>
            <w:tcW w:w="0" w:type="auto"/>
            <w:hideMark/>
          </w:tcPr>
          <w:p w14:paraId="5C1E61C1" w14:textId="77777777" w:rsidR="00327F67" w:rsidRPr="00327F67" w:rsidRDefault="00327F67" w:rsidP="00327F67">
            <w:pPr>
              <w:spacing w:after="160" w:line="278" w:lineRule="auto"/>
              <w:ind w:left="0" w:right="0" w:firstLine="0"/>
              <w:jc w:val="left"/>
            </w:pPr>
            <w:r w:rsidRPr="00327F67">
              <w:t>Get instant help and therapy reminders.</w:t>
            </w:r>
          </w:p>
        </w:tc>
      </w:tr>
      <w:tr w:rsidR="00327F67" w:rsidRPr="00327F67" w14:paraId="41257BB1" w14:textId="77777777" w:rsidTr="00382A67">
        <w:tc>
          <w:tcPr>
            <w:tcW w:w="0" w:type="auto"/>
            <w:hideMark/>
          </w:tcPr>
          <w:p w14:paraId="5134ECB8" w14:textId="77777777" w:rsidR="00327F67" w:rsidRPr="00327F67" w:rsidRDefault="00327F67" w:rsidP="00327F67">
            <w:pPr>
              <w:spacing w:after="160" w:line="278" w:lineRule="auto"/>
              <w:ind w:left="0" w:right="0" w:firstLine="0"/>
              <w:jc w:val="left"/>
            </w:pPr>
          </w:p>
        </w:tc>
        <w:tc>
          <w:tcPr>
            <w:tcW w:w="0" w:type="auto"/>
            <w:hideMark/>
          </w:tcPr>
          <w:p w14:paraId="766A3A37" w14:textId="77777777" w:rsidR="00327F67" w:rsidRPr="00327F67" w:rsidRDefault="00327F67" w:rsidP="00327F67">
            <w:pPr>
              <w:spacing w:after="160" w:line="278" w:lineRule="auto"/>
              <w:ind w:left="0" w:right="0" w:firstLine="0"/>
              <w:jc w:val="left"/>
            </w:pPr>
            <w:r w:rsidRPr="00327F67">
              <w:t>Trigger Panic Button</w:t>
            </w:r>
          </w:p>
        </w:tc>
        <w:tc>
          <w:tcPr>
            <w:tcW w:w="0" w:type="auto"/>
            <w:hideMark/>
          </w:tcPr>
          <w:p w14:paraId="644834FB" w14:textId="77777777" w:rsidR="00327F67" w:rsidRPr="00327F67" w:rsidRDefault="00327F67" w:rsidP="00327F67">
            <w:pPr>
              <w:spacing w:after="160" w:line="278" w:lineRule="auto"/>
              <w:ind w:left="0" w:right="0" w:firstLine="0"/>
              <w:jc w:val="left"/>
            </w:pPr>
            <w:r w:rsidRPr="00327F67">
              <w:t>Send emergency alerts instantly.</w:t>
            </w:r>
          </w:p>
        </w:tc>
      </w:tr>
      <w:tr w:rsidR="00327F67" w:rsidRPr="00327F67" w14:paraId="48A3730D" w14:textId="77777777" w:rsidTr="00382A67">
        <w:tc>
          <w:tcPr>
            <w:tcW w:w="0" w:type="auto"/>
            <w:hideMark/>
          </w:tcPr>
          <w:p w14:paraId="4E0794C4" w14:textId="77777777" w:rsidR="00327F67" w:rsidRPr="00327F67" w:rsidRDefault="00327F67" w:rsidP="00327F67">
            <w:pPr>
              <w:spacing w:after="160" w:line="278" w:lineRule="auto"/>
              <w:ind w:left="0" w:right="0" w:firstLine="0"/>
              <w:jc w:val="left"/>
            </w:pPr>
            <w:r w:rsidRPr="00327F67">
              <w:t>Doctor (Therapist)</w:t>
            </w:r>
          </w:p>
        </w:tc>
        <w:tc>
          <w:tcPr>
            <w:tcW w:w="0" w:type="auto"/>
            <w:hideMark/>
          </w:tcPr>
          <w:p w14:paraId="13E30F2E" w14:textId="77777777" w:rsidR="00327F67" w:rsidRPr="00327F67" w:rsidRDefault="00327F67" w:rsidP="00327F67">
            <w:pPr>
              <w:spacing w:after="160" w:line="278" w:lineRule="auto"/>
              <w:ind w:left="0" w:right="0" w:firstLine="0"/>
              <w:jc w:val="left"/>
            </w:pPr>
            <w:r w:rsidRPr="00327F67">
              <w:t>Manage Patient Records</w:t>
            </w:r>
          </w:p>
        </w:tc>
        <w:tc>
          <w:tcPr>
            <w:tcW w:w="0" w:type="auto"/>
            <w:hideMark/>
          </w:tcPr>
          <w:p w14:paraId="08CA0160" w14:textId="77777777" w:rsidR="00327F67" w:rsidRPr="00327F67" w:rsidRDefault="00327F67" w:rsidP="00327F67">
            <w:pPr>
              <w:spacing w:after="160" w:line="278" w:lineRule="auto"/>
              <w:ind w:left="0" w:right="0" w:firstLine="0"/>
              <w:jc w:val="left"/>
            </w:pPr>
            <w:r w:rsidRPr="00327F67">
              <w:t>View and update patient details.</w:t>
            </w:r>
          </w:p>
        </w:tc>
      </w:tr>
      <w:tr w:rsidR="00327F67" w:rsidRPr="00327F67" w14:paraId="1EEB53B3" w14:textId="77777777" w:rsidTr="00382A67">
        <w:tc>
          <w:tcPr>
            <w:tcW w:w="0" w:type="auto"/>
            <w:hideMark/>
          </w:tcPr>
          <w:p w14:paraId="418195E2" w14:textId="77777777" w:rsidR="00327F67" w:rsidRPr="00327F67" w:rsidRDefault="00327F67" w:rsidP="00327F67">
            <w:pPr>
              <w:spacing w:after="160" w:line="278" w:lineRule="auto"/>
              <w:ind w:left="0" w:right="0" w:firstLine="0"/>
              <w:jc w:val="left"/>
            </w:pPr>
          </w:p>
        </w:tc>
        <w:tc>
          <w:tcPr>
            <w:tcW w:w="0" w:type="auto"/>
            <w:hideMark/>
          </w:tcPr>
          <w:p w14:paraId="235FE8FA" w14:textId="77777777" w:rsidR="00327F67" w:rsidRPr="00327F67" w:rsidRDefault="00327F67" w:rsidP="00327F67">
            <w:pPr>
              <w:spacing w:after="160" w:line="278" w:lineRule="auto"/>
              <w:ind w:left="0" w:right="0" w:firstLine="0"/>
              <w:jc w:val="left"/>
            </w:pPr>
            <w:r w:rsidRPr="00327F67">
              <w:t>Provide Therapy Sessions</w:t>
            </w:r>
          </w:p>
        </w:tc>
        <w:tc>
          <w:tcPr>
            <w:tcW w:w="0" w:type="auto"/>
            <w:hideMark/>
          </w:tcPr>
          <w:p w14:paraId="31798B8C" w14:textId="77777777" w:rsidR="00327F67" w:rsidRPr="00327F67" w:rsidRDefault="00327F67" w:rsidP="00327F67">
            <w:pPr>
              <w:spacing w:after="160" w:line="278" w:lineRule="auto"/>
              <w:ind w:left="0" w:right="0" w:firstLine="0"/>
              <w:jc w:val="left"/>
            </w:pPr>
            <w:r w:rsidRPr="00327F67">
              <w:t>Conduct and manage therapy sessions.</w:t>
            </w:r>
          </w:p>
        </w:tc>
      </w:tr>
      <w:tr w:rsidR="00327F67" w:rsidRPr="00327F67" w14:paraId="2500A8D6" w14:textId="77777777" w:rsidTr="00382A67">
        <w:tc>
          <w:tcPr>
            <w:tcW w:w="0" w:type="auto"/>
            <w:hideMark/>
          </w:tcPr>
          <w:p w14:paraId="44F6CBB3" w14:textId="77777777" w:rsidR="00327F67" w:rsidRPr="00327F67" w:rsidRDefault="00327F67" w:rsidP="00327F67">
            <w:pPr>
              <w:spacing w:after="160" w:line="278" w:lineRule="auto"/>
              <w:ind w:left="0" w:right="0" w:firstLine="0"/>
              <w:jc w:val="left"/>
            </w:pPr>
          </w:p>
        </w:tc>
        <w:tc>
          <w:tcPr>
            <w:tcW w:w="0" w:type="auto"/>
            <w:hideMark/>
          </w:tcPr>
          <w:p w14:paraId="4AF16B6B" w14:textId="77777777" w:rsidR="00327F67" w:rsidRPr="00327F67" w:rsidRDefault="00327F67" w:rsidP="00327F67">
            <w:pPr>
              <w:spacing w:after="160" w:line="278" w:lineRule="auto"/>
              <w:ind w:left="0" w:right="0" w:firstLine="0"/>
              <w:jc w:val="left"/>
            </w:pPr>
            <w:r w:rsidRPr="00327F67">
              <w:t>Update Treatment Plans</w:t>
            </w:r>
          </w:p>
        </w:tc>
        <w:tc>
          <w:tcPr>
            <w:tcW w:w="0" w:type="auto"/>
            <w:hideMark/>
          </w:tcPr>
          <w:p w14:paraId="2AB2B619" w14:textId="77777777" w:rsidR="00327F67" w:rsidRPr="00327F67" w:rsidRDefault="00327F67" w:rsidP="00327F67">
            <w:pPr>
              <w:spacing w:after="160" w:line="278" w:lineRule="auto"/>
              <w:ind w:left="0" w:right="0" w:firstLine="0"/>
              <w:jc w:val="left"/>
            </w:pPr>
            <w:r w:rsidRPr="00327F67">
              <w:t>Modify therapy plans as needed.</w:t>
            </w:r>
          </w:p>
        </w:tc>
      </w:tr>
      <w:tr w:rsidR="00327F67" w:rsidRPr="00327F67" w14:paraId="15A82CDB" w14:textId="77777777" w:rsidTr="00382A67">
        <w:tc>
          <w:tcPr>
            <w:tcW w:w="0" w:type="auto"/>
            <w:hideMark/>
          </w:tcPr>
          <w:p w14:paraId="3AA97B14" w14:textId="77777777" w:rsidR="00327F67" w:rsidRPr="00327F67" w:rsidRDefault="00327F67" w:rsidP="00327F67">
            <w:pPr>
              <w:spacing w:after="160" w:line="278" w:lineRule="auto"/>
              <w:ind w:left="0" w:right="0" w:firstLine="0"/>
              <w:jc w:val="left"/>
            </w:pPr>
            <w:r w:rsidRPr="00327F67">
              <w:t>Admin</w:t>
            </w:r>
          </w:p>
        </w:tc>
        <w:tc>
          <w:tcPr>
            <w:tcW w:w="0" w:type="auto"/>
            <w:hideMark/>
          </w:tcPr>
          <w:p w14:paraId="12E38842" w14:textId="77777777" w:rsidR="00327F67" w:rsidRPr="00327F67" w:rsidRDefault="00327F67" w:rsidP="00327F67">
            <w:pPr>
              <w:spacing w:after="160" w:line="278" w:lineRule="auto"/>
              <w:ind w:left="0" w:right="0" w:firstLine="0"/>
              <w:jc w:val="left"/>
            </w:pPr>
            <w:r w:rsidRPr="00327F67">
              <w:t>Manage Users</w:t>
            </w:r>
          </w:p>
        </w:tc>
        <w:tc>
          <w:tcPr>
            <w:tcW w:w="0" w:type="auto"/>
            <w:hideMark/>
          </w:tcPr>
          <w:p w14:paraId="3DEF0539" w14:textId="77777777" w:rsidR="00327F67" w:rsidRPr="00327F67" w:rsidRDefault="00327F67" w:rsidP="00327F67">
            <w:pPr>
              <w:spacing w:after="160" w:line="278" w:lineRule="auto"/>
              <w:ind w:left="0" w:right="0" w:firstLine="0"/>
              <w:jc w:val="left"/>
            </w:pPr>
            <w:r w:rsidRPr="00327F67">
              <w:t>Control user and doctor accounts.</w:t>
            </w:r>
          </w:p>
        </w:tc>
      </w:tr>
      <w:tr w:rsidR="00327F67" w:rsidRPr="00327F67" w14:paraId="12D4A311" w14:textId="77777777" w:rsidTr="00382A67">
        <w:tc>
          <w:tcPr>
            <w:tcW w:w="0" w:type="auto"/>
            <w:hideMark/>
          </w:tcPr>
          <w:p w14:paraId="6FCD9C88" w14:textId="77777777" w:rsidR="00327F67" w:rsidRPr="00327F67" w:rsidRDefault="00327F67" w:rsidP="00327F67">
            <w:pPr>
              <w:spacing w:after="160" w:line="278" w:lineRule="auto"/>
              <w:ind w:left="0" w:right="0" w:firstLine="0"/>
              <w:jc w:val="left"/>
            </w:pPr>
          </w:p>
        </w:tc>
        <w:tc>
          <w:tcPr>
            <w:tcW w:w="0" w:type="auto"/>
            <w:hideMark/>
          </w:tcPr>
          <w:p w14:paraId="3DFAF87B" w14:textId="77777777" w:rsidR="00327F67" w:rsidRPr="00327F67" w:rsidRDefault="00327F67" w:rsidP="00327F67">
            <w:pPr>
              <w:spacing w:after="160" w:line="278" w:lineRule="auto"/>
              <w:ind w:left="0" w:right="0" w:firstLine="0"/>
              <w:jc w:val="left"/>
            </w:pPr>
            <w:r w:rsidRPr="00327F67">
              <w:t>Manage Content</w:t>
            </w:r>
          </w:p>
        </w:tc>
        <w:tc>
          <w:tcPr>
            <w:tcW w:w="0" w:type="auto"/>
            <w:hideMark/>
          </w:tcPr>
          <w:p w14:paraId="601B4FE3" w14:textId="77777777" w:rsidR="00327F67" w:rsidRPr="00327F67" w:rsidRDefault="00327F67" w:rsidP="00327F67">
            <w:pPr>
              <w:spacing w:after="160" w:line="278" w:lineRule="auto"/>
              <w:ind w:left="0" w:right="0" w:firstLine="0"/>
              <w:jc w:val="left"/>
            </w:pPr>
            <w:r w:rsidRPr="00327F67">
              <w:t>Maintain resources and chatbot data.</w:t>
            </w:r>
          </w:p>
        </w:tc>
      </w:tr>
      <w:tr w:rsidR="00327F67" w:rsidRPr="00327F67" w14:paraId="49FCCAD5" w14:textId="77777777" w:rsidTr="00382A67">
        <w:tc>
          <w:tcPr>
            <w:tcW w:w="0" w:type="auto"/>
            <w:hideMark/>
          </w:tcPr>
          <w:p w14:paraId="0280705D" w14:textId="77777777" w:rsidR="00327F67" w:rsidRPr="00327F67" w:rsidRDefault="00327F67" w:rsidP="00327F67">
            <w:pPr>
              <w:spacing w:after="160" w:line="278" w:lineRule="auto"/>
              <w:ind w:left="0" w:right="0" w:firstLine="0"/>
              <w:jc w:val="left"/>
            </w:pPr>
          </w:p>
        </w:tc>
        <w:tc>
          <w:tcPr>
            <w:tcW w:w="0" w:type="auto"/>
            <w:hideMark/>
          </w:tcPr>
          <w:p w14:paraId="14634135" w14:textId="77777777" w:rsidR="00327F67" w:rsidRPr="00327F67" w:rsidRDefault="00327F67" w:rsidP="00327F67">
            <w:pPr>
              <w:spacing w:after="160" w:line="278" w:lineRule="auto"/>
              <w:ind w:left="0" w:right="0" w:firstLine="0"/>
              <w:jc w:val="left"/>
            </w:pPr>
            <w:r w:rsidRPr="00327F67">
              <w:t>Monitor System</w:t>
            </w:r>
          </w:p>
        </w:tc>
        <w:tc>
          <w:tcPr>
            <w:tcW w:w="0" w:type="auto"/>
            <w:hideMark/>
          </w:tcPr>
          <w:p w14:paraId="3EC9422F" w14:textId="77777777" w:rsidR="00327F67" w:rsidRPr="00327F67" w:rsidRDefault="00327F67" w:rsidP="00327F67">
            <w:pPr>
              <w:spacing w:after="160" w:line="278" w:lineRule="auto"/>
              <w:ind w:left="0" w:right="0" w:firstLine="0"/>
              <w:jc w:val="left"/>
            </w:pPr>
            <w:r w:rsidRPr="00327F67">
              <w:t>Supervise platform activity and performance.</w:t>
            </w:r>
          </w:p>
        </w:tc>
      </w:tr>
    </w:tbl>
    <w:p w14:paraId="305C75C5" w14:textId="20CECCCC" w:rsidR="00327F67" w:rsidRDefault="00327F67">
      <w:pPr>
        <w:spacing w:after="160" w:line="278" w:lineRule="auto"/>
        <w:ind w:left="0" w:right="0" w:firstLine="0"/>
        <w:jc w:val="left"/>
        <w:rPr>
          <w:b/>
        </w:rPr>
      </w:pPr>
    </w:p>
    <w:p w14:paraId="492BD691" w14:textId="77777777" w:rsidR="009E1082" w:rsidRDefault="009E1082">
      <w:pPr>
        <w:spacing w:after="160" w:line="278" w:lineRule="auto"/>
        <w:ind w:left="0" w:right="0" w:firstLine="0"/>
        <w:jc w:val="left"/>
        <w:rPr>
          <w:b/>
        </w:rPr>
      </w:pPr>
      <w:r>
        <w:rPr>
          <w:b/>
        </w:rPr>
        <w:br w:type="page"/>
      </w:r>
    </w:p>
    <w:p w14:paraId="04913617" w14:textId="7FC52510" w:rsidR="00352D87" w:rsidRPr="009E1082" w:rsidRDefault="00BF3059" w:rsidP="00656BF1">
      <w:pPr>
        <w:spacing w:after="160" w:line="278" w:lineRule="auto"/>
        <w:ind w:left="0" w:right="0" w:firstLine="0"/>
        <w:jc w:val="left"/>
        <w:rPr>
          <w:b/>
        </w:rPr>
      </w:pPr>
      <w:r>
        <w:rPr>
          <w:b/>
        </w:rPr>
        <w:lastRenderedPageBreak/>
        <w:t>II</w:t>
      </w:r>
      <w:r w:rsidR="003F0588">
        <w:rPr>
          <w:b/>
        </w:rPr>
        <w:t>.</w:t>
      </w:r>
      <w:r w:rsidR="003F0588">
        <w:rPr>
          <w:rFonts w:ascii="Arial" w:eastAsia="Arial" w:hAnsi="Arial" w:cs="Arial"/>
          <w:b/>
        </w:rPr>
        <w:t xml:space="preserve"> </w:t>
      </w:r>
      <w:r w:rsidR="003F0588" w:rsidRPr="003F0588">
        <w:rPr>
          <w:rFonts w:eastAsia="Arial"/>
          <w:b/>
        </w:rPr>
        <w:t>Non</w:t>
      </w:r>
      <w:r>
        <w:rPr>
          <w:b/>
        </w:rPr>
        <w:t xml:space="preserve">-Functional requirement: </w:t>
      </w:r>
    </w:p>
    <w:p w14:paraId="51D4CB06" w14:textId="77777777" w:rsidR="00352D87" w:rsidRDefault="00BF3059" w:rsidP="00D061C3">
      <w:pPr>
        <w:ind w:left="0" w:right="0"/>
      </w:pPr>
      <w:r>
        <w:t xml:space="preserve">Non-functional requirements specify the quality attributes of the system: </w:t>
      </w:r>
    </w:p>
    <w:p w14:paraId="6B7D87A2" w14:textId="77777777" w:rsidR="00352D87" w:rsidRDefault="00BF3059" w:rsidP="00D061C3">
      <w:pPr>
        <w:pStyle w:val="Heading4"/>
        <w:spacing w:after="130"/>
        <w:ind w:left="0"/>
      </w:pPr>
      <w:r>
        <w:rPr>
          <w:rFonts w:ascii="Segoe UI Symbol" w:eastAsia="Segoe UI Symbol" w:hAnsi="Segoe UI Symbol" w:cs="Segoe UI Symbol"/>
          <w:b w:val="0"/>
        </w:rPr>
        <w:t>•</w:t>
      </w:r>
      <w:r>
        <w:rPr>
          <w:rFonts w:ascii="Arial" w:eastAsia="Arial" w:hAnsi="Arial" w:cs="Arial"/>
          <w:b w:val="0"/>
        </w:rPr>
        <w:t xml:space="preserve"> </w:t>
      </w:r>
      <w:r>
        <w:t xml:space="preserve">Usability </w:t>
      </w:r>
    </w:p>
    <w:p w14:paraId="49C9459E" w14:textId="77777777" w:rsidR="00352D87" w:rsidRDefault="00BF3059" w:rsidP="00D061C3">
      <w:pPr>
        <w:ind w:left="0" w:right="0" w:firstLine="0"/>
      </w:pPr>
      <w:r>
        <w:t xml:space="preserve">Simple and intuitive interface for users with low digital literacy </w:t>
      </w:r>
    </w:p>
    <w:p w14:paraId="49808A4D" w14:textId="77777777" w:rsidR="00352D87" w:rsidRDefault="00BF3059" w:rsidP="00D061C3">
      <w:pPr>
        <w:ind w:left="0" w:right="0" w:firstLine="0"/>
      </w:pPr>
      <w:r>
        <w:t xml:space="preserve">Multi-language support (English and Nepali) </w:t>
      </w:r>
    </w:p>
    <w:p w14:paraId="634685E3" w14:textId="77777777" w:rsidR="00352D87" w:rsidRDefault="00BF3059" w:rsidP="00D061C3">
      <w:pPr>
        <w:spacing w:after="130" w:line="259" w:lineRule="auto"/>
        <w:ind w:left="0" w:right="0"/>
        <w:jc w:val="left"/>
      </w:pPr>
      <w:r>
        <w:rPr>
          <w:rFonts w:ascii="Segoe UI Symbol" w:eastAsia="Segoe UI Symbol" w:hAnsi="Segoe UI Symbol" w:cs="Segoe UI Symbol"/>
        </w:rPr>
        <w:t>•</w:t>
      </w:r>
      <w:r>
        <w:rPr>
          <w:rFonts w:ascii="Arial" w:eastAsia="Arial" w:hAnsi="Arial" w:cs="Arial"/>
        </w:rPr>
        <w:t xml:space="preserve"> </w:t>
      </w:r>
      <w:r>
        <w:rPr>
          <w:b/>
        </w:rPr>
        <w:t xml:space="preserve"> Reliability </w:t>
      </w:r>
    </w:p>
    <w:p w14:paraId="238B2E1B" w14:textId="0847EC6E" w:rsidR="00352D87" w:rsidRDefault="00BF3059" w:rsidP="00FA6E92">
      <w:pPr>
        <w:ind w:left="0" w:right="0" w:firstLine="0"/>
      </w:pPr>
      <w:r>
        <w:t xml:space="preserve">The system should function smoothly with minimal downtime </w:t>
      </w:r>
    </w:p>
    <w:p w14:paraId="2D749714" w14:textId="77777777" w:rsidR="00352D87" w:rsidRDefault="00BF3059" w:rsidP="00D061C3">
      <w:pPr>
        <w:spacing w:after="128" w:line="259" w:lineRule="auto"/>
        <w:ind w:left="0" w:right="0"/>
        <w:jc w:val="left"/>
      </w:pPr>
      <w:r>
        <w:rPr>
          <w:rFonts w:ascii="Segoe UI Symbol" w:eastAsia="Segoe UI Symbol" w:hAnsi="Segoe UI Symbol" w:cs="Segoe UI Symbol"/>
        </w:rPr>
        <w:t>•</w:t>
      </w:r>
      <w:r>
        <w:rPr>
          <w:rFonts w:ascii="Arial" w:eastAsia="Arial" w:hAnsi="Arial" w:cs="Arial"/>
        </w:rPr>
        <w:t xml:space="preserve"> </w:t>
      </w:r>
      <w:r>
        <w:rPr>
          <w:b/>
        </w:rPr>
        <w:t xml:space="preserve">Scalability </w:t>
      </w:r>
    </w:p>
    <w:p w14:paraId="6CD4A8DD" w14:textId="362C4EB1" w:rsidR="00352D87" w:rsidRDefault="00BF3059" w:rsidP="00D061C3">
      <w:pPr>
        <w:ind w:left="0" w:right="0"/>
      </w:pPr>
      <w:r>
        <w:rPr>
          <w:rFonts w:ascii="Arial" w:eastAsia="Arial" w:hAnsi="Arial" w:cs="Arial"/>
        </w:rPr>
        <w:t xml:space="preserve"> </w:t>
      </w:r>
      <w:r>
        <w:t xml:space="preserve">Should support growth as more patients and centers join </w:t>
      </w:r>
    </w:p>
    <w:p w14:paraId="355F14E1" w14:textId="77777777" w:rsidR="00352D87" w:rsidRDefault="00BF3059" w:rsidP="00D061C3">
      <w:pPr>
        <w:pStyle w:val="Heading4"/>
        <w:spacing w:after="130"/>
        <w:ind w:left="0"/>
      </w:pPr>
      <w:r>
        <w:rPr>
          <w:rFonts w:ascii="Segoe UI Symbol" w:eastAsia="Segoe UI Symbol" w:hAnsi="Segoe UI Symbol" w:cs="Segoe UI Symbol"/>
          <w:b w:val="0"/>
        </w:rPr>
        <w:t>•</w:t>
      </w:r>
      <w:r>
        <w:rPr>
          <w:rFonts w:ascii="Arial" w:eastAsia="Arial" w:hAnsi="Arial" w:cs="Arial"/>
          <w:b w:val="0"/>
        </w:rPr>
        <w:t xml:space="preserve"> </w:t>
      </w:r>
      <w:r>
        <w:rPr>
          <w:b w:val="0"/>
        </w:rPr>
        <w:t xml:space="preserve"> </w:t>
      </w:r>
      <w:r>
        <w:t xml:space="preserve">Security &amp; Privacy </w:t>
      </w:r>
    </w:p>
    <w:p w14:paraId="1BB0D97A" w14:textId="77777777" w:rsidR="00352D87" w:rsidRDefault="00BF3059" w:rsidP="00D061C3">
      <w:pPr>
        <w:ind w:left="0" w:right="0" w:firstLine="0"/>
      </w:pPr>
      <w:r>
        <w:t xml:space="preserve">Secure patient data storage (encryption, backups) </w:t>
      </w:r>
    </w:p>
    <w:p w14:paraId="6A93D9B6" w14:textId="77777777" w:rsidR="00352D87" w:rsidRDefault="00BF3059" w:rsidP="00D061C3">
      <w:pPr>
        <w:ind w:left="0" w:right="0" w:firstLine="0"/>
      </w:pPr>
      <w:r>
        <w:t xml:space="preserve">Comply with ethical standards for mental health confidentiality </w:t>
      </w:r>
    </w:p>
    <w:p w14:paraId="45140464" w14:textId="77777777" w:rsidR="00352D87" w:rsidRDefault="00BF3059" w:rsidP="00D061C3">
      <w:pPr>
        <w:pStyle w:val="Heading4"/>
        <w:spacing w:after="130"/>
        <w:ind w:left="0"/>
      </w:pPr>
      <w:r>
        <w:rPr>
          <w:rFonts w:ascii="Segoe UI Symbol" w:eastAsia="Segoe UI Symbol" w:hAnsi="Segoe UI Symbol" w:cs="Segoe UI Symbol"/>
          <w:b w:val="0"/>
        </w:rPr>
        <w:t>•</w:t>
      </w:r>
      <w:r>
        <w:rPr>
          <w:rFonts w:ascii="Arial" w:eastAsia="Arial" w:hAnsi="Arial" w:cs="Arial"/>
          <w:b w:val="0"/>
        </w:rPr>
        <w:t xml:space="preserve"> </w:t>
      </w:r>
      <w:r>
        <w:t xml:space="preserve"> Performance </w:t>
      </w:r>
    </w:p>
    <w:p w14:paraId="2BF95209" w14:textId="71204ADB" w:rsidR="00352D87" w:rsidRDefault="00BF3059" w:rsidP="00D061C3">
      <w:pPr>
        <w:spacing w:after="145"/>
        <w:ind w:left="0" w:right="0" w:firstLine="0"/>
      </w:pPr>
      <w:r>
        <w:t xml:space="preserve">Fast load time, even on slower connections (optimize for low bandwidth) </w:t>
      </w:r>
    </w:p>
    <w:p w14:paraId="16CCF7B7" w14:textId="77777777" w:rsidR="00352D87" w:rsidRDefault="00BF3059">
      <w:pPr>
        <w:spacing w:after="177" w:line="259" w:lineRule="auto"/>
        <w:ind w:left="0" w:right="0" w:firstLine="0"/>
        <w:jc w:val="left"/>
      </w:pPr>
      <w:r>
        <w:t xml:space="preserve"> </w:t>
      </w:r>
    </w:p>
    <w:p w14:paraId="5047F628" w14:textId="77777777" w:rsidR="00352D87" w:rsidRDefault="00BF3059" w:rsidP="00D061C3">
      <w:pPr>
        <w:pStyle w:val="Heading3"/>
        <w:ind w:left="0"/>
      </w:pPr>
      <w:bookmarkStart w:id="19" w:name="_Toc212598480"/>
      <w:r>
        <w:t>3.1.2 Feasibility Study</w:t>
      </w:r>
      <w:bookmarkEnd w:id="19"/>
      <w:r>
        <w:t xml:space="preserve"> </w:t>
      </w:r>
    </w:p>
    <w:p w14:paraId="73BB2BBA" w14:textId="77777777" w:rsidR="00352D87" w:rsidRDefault="00BF3059" w:rsidP="00D061C3">
      <w:pPr>
        <w:spacing w:after="142"/>
        <w:ind w:left="0" w:right="0"/>
      </w:pPr>
      <w:r>
        <w:t xml:space="preserve">A feasibility study was conducted to assess the viability of Calm Core Recovery across technical, operational, economic, and schedule dimensions. </w:t>
      </w:r>
    </w:p>
    <w:p w14:paraId="6E897E8C" w14:textId="77777777" w:rsidR="00352D87" w:rsidRDefault="00BF3059" w:rsidP="00D061C3">
      <w:pPr>
        <w:spacing w:after="158" w:line="259" w:lineRule="auto"/>
        <w:ind w:left="0" w:right="0" w:firstLine="0"/>
        <w:jc w:val="left"/>
      </w:pPr>
      <w:r>
        <w:rPr>
          <w:b/>
        </w:rPr>
        <w:t xml:space="preserve"> </w:t>
      </w:r>
    </w:p>
    <w:p w14:paraId="2BC8A3FE" w14:textId="77777777" w:rsidR="00352D87" w:rsidRDefault="00BF3059" w:rsidP="00D061C3">
      <w:pPr>
        <w:pStyle w:val="Heading4"/>
        <w:spacing w:after="158"/>
        <w:ind w:left="0"/>
      </w:pPr>
      <w:r>
        <w:t xml:space="preserve">I. Technical Feasibility </w:t>
      </w:r>
    </w:p>
    <w:p w14:paraId="4B4806BD" w14:textId="77777777" w:rsidR="00352D87" w:rsidRDefault="00BF3059" w:rsidP="00D061C3">
      <w:pPr>
        <w:spacing w:after="145"/>
        <w:ind w:left="0" w:right="0"/>
      </w:pPr>
      <w:r>
        <w:t xml:space="preserve">The proposed system will be developed using modern web technologies: </w:t>
      </w:r>
    </w:p>
    <w:p w14:paraId="253754BB" w14:textId="77777777" w:rsidR="00352D87" w:rsidRDefault="00BF3059" w:rsidP="00D061C3">
      <w:pPr>
        <w:spacing w:after="147"/>
        <w:ind w:left="0" w:right="0"/>
      </w:pPr>
      <w:r>
        <w:t xml:space="preserve">Frontend: Tailwind, JavaScript for responsive, accessible interfaces. </w:t>
      </w:r>
    </w:p>
    <w:p w14:paraId="56BA5C21" w14:textId="77777777" w:rsidR="00352D87" w:rsidRDefault="00BF3059" w:rsidP="00D061C3">
      <w:pPr>
        <w:spacing w:after="145"/>
        <w:ind w:left="0" w:right="0"/>
      </w:pPr>
      <w:r>
        <w:t xml:space="preserve">Backend: Laravel for robust server-side logic. </w:t>
      </w:r>
    </w:p>
    <w:p w14:paraId="466D41CB" w14:textId="77777777" w:rsidR="00352D87" w:rsidRDefault="00BF3059" w:rsidP="00D061C3">
      <w:pPr>
        <w:spacing w:after="148"/>
        <w:ind w:left="0" w:right="0"/>
      </w:pPr>
      <w:r>
        <w:t xml:space="preserve">Database: MySQL for secure data storage. </w:t>
      </w:r>
    </w:p>
    <w:p w14:paraId="6881E07C" w14:textId="0A88ADC1" w:rsidR="00352D87" w:rsidRDefault="00BF3059" w:rsidP="00D061C3">
      <w:pPr>
        <w:spacing w:after="145"/>
        <w:ind w:left="0" w:right="0"/>
      </w:pPr>
      <w:r>
        <w:t xml:space="preserve">AI Integration: Ai </w:t>
      </w:r>
      <w:r w:rsidR="00E21AE9">
        <w:t>chatbot.</w:t>
      </w:r>
      <w:r>
        <w:t xml:space="preserve"> </w:t>
      </w:r>
    </w:p>
    <w:p w14:paraId="598DE9C9" w14:textId="77777777" w:rsidR="00352D87" w:rsidRDefault="00BF3059" w:rsidP="00D061C3">
      <w:pPr>
        <w:spacing w:after="142"/>
        <w:ind w:left="0" w:right="0"/>
      </w:pPr>
      <w:r>
        <w:t xml:space="preserve">All required technologies are readily available, and the development team possesses the necessary expertise. </w:t>
      </w:r>
    </w:p>
    <w:p w14:paraId="344E9DB6" w14:textId="77777777" w:rsidR="00352D87" w:rsidRDefault="00BF3059" w:rsidP="00D061C3">
      <w:pPr>
        <w:pStyle w:val="Heading4"/>
        <w:spacing w:after="158"/>
        <w:ind w:left="0"/>
      </w:pPr>
      <w:r>
        <w:t xml:space="preserve">II. Operational Feasibility </w:t>
      </w:r>
    </w:p>
    <w:p w14:paraId="470512DA" w14:textId="77777777" w:rsidR="00352D87" w:rsidRDefault="00BF3059" w:rsidP="00D061C3">
      <w:pPr>
        <w:ind w:left="0" w:right="0"/>
      </w:pPr>
      <w:r>
        <w:t xml:space="preserve">The system aligns with the increasing digitization in Nepal. Minimal training will be required due to the platform’s user-centric design. Pilot testing will ensure usability among therapists, caregivers, and patients. </w:t>
      </w:r>
    </w:p>
    <w:p w14:paraId="28B116D4" w14:textId="77777777" w:rsidR="00352D87" w:rsidRDefault="00BF3059" w:rsidP="00D061C3">
      <w:pPr>
        <w:pStyle w:val="Heading4"/>
        <w:spacing w:after="158"/>
        <w:ind w:left="0"/>
      </w:pPr>
      <w:r>
        <w:lastRenderedPageBreak/>
        <w:t xml:space="preserve">III. Economic Feasibility </w:t>
      </w:r>
    </w:p>
    <w:p w14:paraId="2CC5907E" w14:textId="77777777" w:rsidR="00352D87" w:rsidRDefault="00BF3059" w:rsidP="00D061C3">
      <w:pPr>
        <w:spacing w:after="145"/>
        <w:ind w:left="0" w:right="0"/>
      </w:pPr>
      <w:r>
        <w:t xml:space="preserve">This project is being developed as a part of our college final year project. Hence, economic feasibility focuses on cost-effectiveness, the use of open-source tools, and in-kind contributions such as academic mentorship. Key Considerations: </w:t>
      </w:r>
    </w:p>
    <w:p w14:paraId="32450492" w14:textId="77777777" w:rsidR="00352D87" w:rsidRDefault="00BF3059" w:rsidP="00D061C3">
      <w:pPr>
        <w:spacing w:after="145"/>
        <w:ind w:left="0" w:right="0"/>
      </w:pPr>
      <w:r>
        <w:t xml:space="preserve">Open-Source Tools &amp; Frameworks: All developments are carried out using freely available or student-licensed tools such as Laravel (PHP Framework), MySQL (Database), GitHub Student Pack (includes hosting, database, and other dev tools) etc. </w:t>
      </w:r>
    </w:p>
    <w:p w14:paraId="1CCD23DE" w14:textId="77777777" w:rsidR="00352D87" w:rsidRDefault="00BF3059" w:rsidP="00D061C3">
      <w:pPr>
        <w:spacing w:after="145"/>
        <w:ind w:left="0" w:right="0"/>
      </w:pPr>
      <w:r>
        <w:t xml:space="preserve">Similarly, Development and testing will be done using personal laptops avoiding the need for dedicated infrastructure. For Supervision Faculty mentors provide technical guidance at no additional cost and team collaboration and communication use free tools like Google Meet, Trello, and Discord. </w:t>
      </w:r>
    </w:p>
    <w:p w14:paraId="04E5B26D" w14:textId="77777777" w:rsidR="00352D87" w:rsidRDefault="00BF3059" w:rsidP="00D061C3">
      <w:pPr>
        <w:spacing w:after="142"/>
        <w:ind w:left="0" w:right="0"/>
      </w:pPr>
      <w:r>
        <w:t xml:space="preserve">So, the project is economically feasible due to the reliance on open-source tools, personal devices, and college-provided resources. The overall budget remains minimal, and all essential functionalities can be implemented without requiring any significant external funding. </w:t>
      </w:r>
    </w:p>
    <w:p w14:paraId="7AFAAA9A" w14:textId="77777777" w:rsidR="00352D87" w:rsidRDefault="00BF3059" w:rsidP="00D061C3">
      <w:pPr>
        <w:pStyle w:val="Heading4"/>
        <w:spacing w:after="158"/>
        <w:ind w:left="0"/>
      </w:pPr>
      <w:r>
        <w:t xml:space="preserve">IV. Legal Feasibility </w:t>
      </w:r>
    </w:p>
    <w:p w14:paraId="7D6FE02F" w14:textId="77777777" w:rsidR="00352D87" w:rsidRDefault="00BF3059" w:rsidP="00D061C3">
      <w:pPr>
        <w:spacing w:after="142"/>
        <w:ind w:left="0" w:right="0"/>
      </w:pPr>
      <w:r>
        <w:t xml:space="preserve">The proposed system will comply with relevant legal and regulatory requirements, particularly concerning data privacy and patient confidentiality. Although Nepal currently does not have a strict equivalent to international standards like GDPR (General Data Protection Regulation) or HIPAA (Health Insurance Portability and Accountability Act), the team will follow best practices for data protection. </w:t>
      </w:r>
    </w:p>
    <w:p w14:paraId="47F87039" w14:textId="77777777" w:rsidR="00352D87" w:rsidRDefault="00BF3059" w:rsidP="00D061C3">
      <w:pPr>
        <w:spacing w:after="158" w:line="259" w:lineRule="auto"/>
        <w:ind w:left="0" w:right="0" w:firstLine="0"/>
        <w:jc w:val="left"/>
      </w:pPr>
      <w:r>
        <w:t xml:space="preserve"> </w:t>
      </w:r>
    </w:p>
    <w:p w14:paraId="20F60C02" w14:textId="77777777" w:rsidR="00352D87" w:rsidRDefault="00BF3059" w:rsidP="00D061C3">
      <w:pPr>
        <w:pStyle w:val="Heading4"/>
        <w:spacing w:after="156"/>
        <w:ind w:left="0"/>
      </w:pPr>
      <w:r>
        <w:t xml:space="preserve">V. Schedule Feasibility </w:t>
      </w:r>
    </w:p>
    <w:p w14:paraId="1A375F47" w14:textId="77777777" w:rsidR="00352D87" w:rsidRDefault="00BF3059" w:rsidP="00D061C3">
      <w:pPr>
        <w:ind w:left="0" w:right="0"/>
      </w:pPr>
      <w:r>
        <w:t xml:space="preserve">  The project will be completed within 4 months using Agile methodology, with development organized into iterative sprints and regular feedback loops. </w:t>
      </w:r>
    </w:p>
    <w:p w14:paraId="680FFD13" w14:textId="77777777" w:rsidR="00E21AE9" w:rsidRDefault="00E21AE9">
      <w:pPr>
        <w:ind w:left="370" w:right="986"/>
      </w:pPr>
    </w:p>
    <w:p w14:paraId="0E5123A4" w14:textId="77777777" w:rsidR="00E21AE9" w:rsidRDefault="00E21AE9">
      <w:pPr>
        <w:ind w:left="370" w:right="986"/>
      </w:pPr>
    </w:p>
    <w:p w14:paraId="422DAB11" w14:textId="77777777" w:rsidR="00E21AE9" w:rsidRDefault="00E21AE9">
      <w:pPr>
        <w:ind w:left="370" w:right="986"/>
      </w:pPr>
    </w:p>
    <w:p w14:paraId="7C64EACB" w14:textId="77777777" w:rsidR="00E21AE9" w:rsidRDefault="00E21AE9">
      <w:pPr>
        <w:ind w:left="370" w:right="986"/>
      </w:pPr>
    </w:p>
    <w:p w14:paraId="2B80EFED" w14:textId="77777777" w:rsidR="00E21AE9" w:rsidRDefault="00E21AE9">
      <w:pPr>
        <w:ind w:left="370" w:right="986"/>
      </w:pPr>
    </w:p>
    <w:p w14:paraId="50737910" w14:textId="77777777" w:rsidR="00E21AE9" w:rsidRDefault="00E21AE9">
      <w:pPr>
        <w:ind w:left="370" w:right="986"/>
      </w:pPr>
    </w:p>
    <w:p w14:paraId="594EE342" w14:textId="77777777" w:rsidR="00352D87" w:rsidRDefault="00BF3059">
      <w:pPr>
        <w:spacing w:after="0" w:line="259" w:lineRule="auto"/>
        <w:ind w:left="0" w:right="0" w:firstLine="0"/>
        <w:jc w:val="left"/>
      </w:pPr>
      <w:r>
        <w:t xml:space="preserve"> </w:t>
      </w:r>
      <w:r>
        <w:tab/>
        <w:t xml:space="preserve"> </w:t>
      </w:r>
    </w:p>
    <w:p w14:paraId="42714B38" w14:textId="77777777" w:rsidR="00352D87" w:rsidRDefault="00BF3059">
      <w:pPr>
        <w:spacing w:after="158" w:line="259" w:lineRule="auto"/>
        <w:ind w:left="360" w:right="0" w:firstLine="0"/>
        <w:jc w:val="left"/>
      </w:pPr>
      <w:r>
        <w:t xml:space="preserve"> </w:t>
      </w:r>
    </w:p>
    <w:p w14:paraId="6384ADCC" w14:textId="77777777" w:rsidR="00E21AE9" w:rsidRDefault="00E21AE9">
      <w:pPr>
        <w:spacing w:after="160" w:line="278" w:lineRule="auto"/>
        <w:ind w:left="0" w:right="0" w:firstLine="0"/>
        <w:jc w:val="left"/>
      </w:pPr>
      <w:r>
        <w:br w:type="page"/>
      </w:r>
    </w:p>
    <w:p w14:paraId="0F5F80EF" w14:textId="78F82A88" w:rsidR="00352D87" w:rsidRDefault="00BF3059">
      <w:pPr>
        <w:spacing w:after="0" w:line="259" w:lineRule="auto"/>
        <w:ind w:left="360" w:right="0" w:firstLine="0"/>
        <w:jc w:val="left"/>
      </w:pPr>
      <w:r>
        <w:lastRenderedPageBreak/>
        <w:t xml:space="preserve"> </w:t>
      </w:r>
    </w:p>
    <w:tbl>
      <w:tblPr>
        <w:tblStyle w:val="TableGrid"/>
        <w:tblW w:w="9015" w:type="dxa"/>
        <w:tblInd w:w="619" w:type="dxa"/>
        <w:tblCellMar>
          <w:top w:w="110" w:type="dxa"/>
          <w:left w:w="108" w:type="dxa"/>
          <w:right w:w="50" w:type="dxa"/>
        </w:tblCellMar>
        <w:tblLook w:val="04A0" w:firstRow="1" w:lastRow="0" w:firstColumn="1" w:lastColumn="0" w:noHBand="0" w:noVBand="1"/>
      </w:tblPr>
      <w:tblGrid>
        <w:gridCol w:w="1698"/>
        <w:gridCol w:w="654"/>
        <w:gridCol w:w="670"/>
        <w:gridCol w:w="661"/>
        <w:gridCol w:w="662"/>
        <w:gridCol w:w="660"/>
        <w:gridCol w:w="662"/>
        <w:gridCol w:w="660"/>
        <w:gridCol w:w="663"/>
        <w:gridCol w:w="659"/>
        <w:gridCol w:w="678"/>
        <w:gridCol w:w="688"/>
      </w:tblGrid>
      <w:tr w:rsidR="00352D87" w14:paraId="619C6ED6" w14:textId="77777777">
        <w:trPr>
          <w:trHeight w:val="490"/>
        </w:trPr>
        <w:tc>
          <w:tcPr>
            <w:tcW w:w="1699" w:type="dxa"/>
            <w:vMerge w:val="restart"/>
            <w:tcBorders>
              <w:top w:val="single" w:sz="4" w:space="0" w:color="000000"/>
              <w:left w:val="single" w:sz="4" w:space="0" w:color="000000"/>
              <w:bottom w:val="single" w:sz="4" w:space="0" w:color="000000"/>
              <w:right w:val="single" w:sz="4" w:space="0" w:color="000000"/>
            </w:tcBorders>
            <w:vAlign w:val="center"/>
          </w:tcPr>
          <w:p w14:paraId="5DE1FF47" w14:textId="77777777" w:rsidR="00352D87" w:rsidRDefault="00BF3059">
            <w:pPr>
              <w:spacing w:after="0" w:line="259" w:lineRule="auto"/>
              <w:ind w:left="77" w:right="0" w:firstLine="0"/>
              <w:jc w:val="left"/>
            </w:pPr>
            <w:r>
              <w:t xml:space="preserve">Key activities </w:t>
            </w:r>
          </w:p>
        </w:tc>
        <w:tc>
          <w:tcPr>
            <w:tcW w:w="654" w:type="dxa"/>
            <w:tcBorders>
              <w:top w:val="single" w:sz="4" w:space="0" w:color="000000"/>
              <w:left w:val="single" w:sz="4" w:space="0" w:color="000000"/>
              <w:bottom w:val="single" w:sz="4" w:space="0" w:color="000000"/>
              <w:right w:val="single" w:sz="4" w:space="0" w:color="000000"/>
            </w:tcBorders>
            <w:vAlign w:val="center"/>
          </w:tcPr>
          <w:p w14:paraId="420B384F"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437C0FA8" w14:textId="77777777" w:rsidR="00352D87" w:rsidRDefault="00BF3059">
            <w:pPr>
              <w:spacing w:after="0" w:line="259" w:lineRule="auto"/>
              <w:ind w:left="0" w:right="1" w:firstLine="0"/>
              <w:jc w:val="center"/>
            </w:pPr>
            <w:r>
              <w:t xml:space="preserve"> </w:t>
            </w:r>
          </w:p>
        </w:tc>
        <w:tc>
          <w:tcPr>
            <w:tcW w:w="5993" w:type="dxa"/>
            <w:gridSpan w:val="9"/>
            <w:tcBorders>
              <w:top w:val="single" w:sz="4" w:space="0" w:color="000000"/>
              <w:left w:val="single" w:sz="4" w:space="0" w:color="000000"/>
              <w:bottom w:val="single" w:sz="4" w:space="0" w:color="000000"/>
              <w:right w:val="single" w:sz="4" w:space="0" w:color="000000"/>
            </w:tcBorders>
            <w:vAlign w:val="center"/>
          </w:tcPr>
          <w:p w14:paraId="09717B86" w14:textId="77777777" w:rsidR="00352D87" w:rsidRDefault="00BF3059">
            <w:pPr>
              <w:spacing w:after="0" w:line="259" w:lineRule="auto"/>
              <w:ind w:left="0" w:right="55" w:firstLine="0"/>
              <w:jc w:val="center"/>
            </w:pPr>
            <w:r>
              <w:t xml:space="preserve">Duration (in weeks) Week starts from third week of May </w:t>
            </w:r>
          </w:p>
        </w:tc>
      </w:tr>
      <w:tr w:rsidR="00352D87" w14:paraId="1BDBEF45" w14:textId="77777777">
        <w:trPr>
          <w:trHeight w:val="491"/>
        </w:trPr>
        <w:tc>
          <w:tcPr>
            <w:tcW w:w="0" w:type="auto"/>
            <w:vMerge/>
            <w:tcBorders>
              <w:top w:val="nil"/>
              <w:left w:val="single" w:sz="4" w:space="0" w:color="000000"/>
              <w:bottom w:val="single" w:sz="4" w:space="0" w:color="000000"/>
              <w:right w:val="single" w:sz="4" w:space="0" w:color="000000"/>
            </w:tcBorders>
          </w:tcPr>
          <w:p w14:paraId="4954F98F" w14:textId="77777777" w:rsidR="00352D87" w:rsidRDefault="00352D87">
            <w:pPr>
              <w:spacing w:after="160" w:line="259" w:lineRule="auto"/>
              <w:ind w:left="0" w:right="0" w:firstLine="0"/>
              <w:jc w:val="left"/>
            </w:pPr>
          </w:p>
        </w:tc>
        <w:tc>
          <w:tcPr>
            <w:tcW w:w="654" w:type="dxa"/>
            <w:tcBorders>
              <w:top w:val="single" w:sz="4" w:space="0" w:color="000000"/>
              <w:left w:val="single" w:sz="4" w:space="0" w:color="000000"/>
              <w:bottom w:val="single" w:sz="4" w:space="0" w:color="000000"/>
              <w:right w:val="single" w:sz="4" w:space="0" w:color="000000"/>
            </w:tcBorders>
            <w:vAlign w:val="center"/>
          </w:tcPr>
          <w:p w14:paraId="5BF6B96A" w14:textId="77777777" w:rsidR="00352D87" w:rsidRDefault="00BF3059">
            <w:pPr>
              <w:spacing w:after="0" w:line="259" w:lineRule="auto"/>
              <w:ind w:left="0" w:right="60" w:firstLine="0"/>
              <w:jc w:val="center"/>
            </w:pPr>
            <w:r>
              <w:t>1</w:t>
            </w:r>
            <w:r>
              <w:rPr>
                <w:sz w:val="16"/>
              </w:rPr>
              <w:t>st</w:t>
            </w: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233408E0" w14:textId="77777777" w:rsidR="00352D87" w:rsidRDefault="00BF3059">
            <w:pPr>
              <w:spacing w:after="0" w:line="259" w:lineRule="auto"/>
              <w:ind w:left="46" w:right="0" w:firstLine="0"/>
              <w:jc w:val="left"/>
            </w:pPr>
            <w:r>
              <w:t xml:space="preserve">2nd </w:t>
            </w:r>
          </w:p>
        </w:tc>
        <w:tc>
          <w:tcPr>
            <w:tcW w:w="661" w:type="dxa"/>
            <w:tcBorders>
              <w:top w:val="single" w:sz="4" w:space="0" w:color="000000"/>
              <w:left w:val="single" w:sz="4" w:space="0" w:color="000000"/>
              <w:bottom w:val="single" w:sz="4" w:space="0" w:color="000000"/>
              <w:right w:val="single" w:sz="4" w:space="0" w:color="000000"/>
            </w:tcBorders>
            <w:vAlign w:val="center"/>
          </w:tcPr>
          <w:p w14:paraId="1E454C66" w14:textId="77777777" w:rsidR="00352D87" w:rsidRDefault="00BF3059">
            <w:pPr>
              <w:spacing w:after="0" w:line="259" w:lineRule="auto"/>
              <w:ind w:left="62" w:right="0" w:firstLine="0"/>
              <w:jc w:val="left"/>
            </w:pPr>
            <w:r>
              <w:t xml:space="preserve">3rd </w:t>
            </w:r>
          </w:p>
        </w:tc>
        <w:tc>
          <w:tcPr>
            <w:tcW w:w="662" w:type="dxa"/>
            <w:tcBorders>
              <w:top w:val="single" w:sz="4" w:space="0" w:color="000000"/>
              <w:left w:val="single" w:sz="4" w:space="0" w:color="000000"/>
              <w:bottom w:val="single" w:sz="4" w:space="0" w:color="000000"/>
              <w:right w:val="single" w:sz="4" w:space="0" w:color="000000"/>
            </w:tcBorders>
            <w:vAlign w:val="center"/>
          </w:tcPr>
          <w:p w14:paraId="6390A26B" w14:textId="77777777" w:rsidR="00352D87" w:rsidRDefault="00BF3059">
            <w:pPr>
              <w:spacing w:after="0" w:line="259" w:lineRule="auto"/>
              <w:ind w:left="66" w:right="0" w:firstLine="0"/>
              <w:jc w:val="left"/>
            </w:pPr>
            <w:r>
              <w:t xml:space="preserve">4th </w:t>
            </w:r>
          </w:p>
        </w:tc>
        <w:tc>
          <w:tcPr>
            <w:tcW w:w="660" w:type="dxa"/>
            <w:tcBorders>
              <w:top w:val="single" w:sz="4" w:space="0" w:color="000000"/>
              <w:left w:val="single" w:sz="4" w:space="0" w:color="000000"/>
              <w:bottom w:val="single" w:sz="4" w:space="0" w:color="000000"/>
              <w:right w:val="single" w:sz="4" w:space="0" w:color="000000"/>
            </w:tcBorders>
            <w:vAlign w:val="center"/>
          </w:tcPr>
          <w:p w14:paraId="3EB3DA02" w14:textId="77777777" w:rsidR="00352D87" w:rsidRDefault="00BF3059">
            <w:pPr>
              <w:spacing w:after="0" w:line="259" w:lineRule="auto"/>
              <w:ind w:left="67" w:right="0" w:firstLine="0"/>
              <w:jc w:val="left"/>
            </w:pPr>
            <w:r>
              <w:t xml:space="preserve">5th </w:t>
            </w:r>
          </w:p>
        </w:tc>
        <w:tc>
          <w:tcPr>
            <w:tcW w:w="662" w:type="dxa"/>
            <w:tcBorders>
              <w:top w:val="single" w:sz="4" w:space="0" w:color="000000"/>
              <w:left w:val="single" w:sz="4" w:space="0" w:color="000000"/>
              <w:bottom w:val="single" w:sz="4" w:space="0" w:color="000000"/>
              <w:right w:val="single" w:sz="4" w:space="0" w:color="000000"/>
            </w:tcBorders>
            <w:vAlign w:val="center"/>
          </w:tcPr>
          <w:p w14:paraId="14BF513A" w14:textId="77777777" w:rsidR="00352D87" w:rsidRDefault="00BF3059">
            <w:pPr>
              <w:spacing w:after="0" w:line="259" w:lineRule="auto"/>
              <w:ind w:left="67" w:right="0" w:firstLine="0"/>
              <w:jc w:val="left"/>
            </w:pPr>
            <w:r>
              <w:t xml:space="preserve">6th </w:t>
            </w:r>
          </w:p>
        </w:tc>
        <w:tc>
          <w:tcPr>
            <w:tcW w:w="660" w:type="dxa"/>
            <w:tcBorders>
              <w:top w:val="single" w:sz="4" w:space="0" w:color="000000"/>
              <w:left w:val="single" w:sz="4" w:space="0" w:color="000000"/>
              <w:bottom w:val="single" w:sz="4" w:space="0" w:color="000000"/>
              <w:right w:val="single" w:sz="4" w:space="0" w:color="000000"/>
            </w:tcBorders>
            <w:vAlign w:val="center"/>
          </w:tcPr>
          <w:p w14:paraId="0A9BD106" w14:textId="77777777" w:rsidR="00352D87" w:rsidRDefault="00BF3059">
            <w:pPr>
              <w:spacing w:after="0" w:line="259" w:lineRule="auto"/>
              <w:ind w:left="67" w:right="0" w:firstLine="0"/>
              <w:jc w:val="left"/>
            </w:pPr>
            <w:r>
              <w:t xml:space="preserve">7th </w:t>
            </w:r>
          </w:p>
        </w:tc>
        <w:tc>
          <w:tcPr>
            <w:tcW w:w="663" w:type="dxa"/>
            <w:tcBorders>
              <w:top w:val="single" w:sz="4" w:space="0" w:color="000000"/>
              <w:left w:val="single" w:sz="4" w:space="0" w:color="000000"/>
              <w:bottom w:val="single" w:sz="4" w:space="0" w:color="000000"/>
              <w:right w:val="single" w:sz="4" w:space="0" w:color="000000"/>
            </w:tcBorders>
            <w:vAlign w:val="center"/>
          </w:tcPr>
          <w:p w14:paraId="16AE9A70" w14:textId="77777777" w:rsidR="00352D87" w:rsidRDefault="00BF3059">
            <w:pPr>
              <w:spacing w:after="0" w:line="259" w:lineRule="auto"/>
              <w:ind w:left="67" w:right="0" w:firstLine="0"/>
              <w:jc w:val="left"/>
            </w:pPr>
            <w:r>
              <w:t xml:space="preserve">8th </w:t>
            </w:r>
          </w:p>
        </w:tc>
        <w:tc>
          <w:tcPr>
            <w:tcW w:w="659" w:type="dxa"/>
            <w:tcBorders>
              <w:top w:val="single" w:sz="4" w:space="0" w:color="000000"/>
              <w:left w:val="single" w:sz="4" w:space="0" w:color="000000"/>
              <w:bottom w:val="single" w:sz="4" w:space="0" w:color="000000"/>
              <w:right w:val="single" w:sz="4" w:space="0" w:color="000000"/>
            </w:tcBorders>
            <w:vAlign w:val="center"/>
          </w:tcPr>
          <w:p w14:paraId="43678A90" w14:textId="77777777" w:rsidR="00352D87" w:rsidRDefault="00BF3059">
            <w:pPr>
              <w:spacing w:after="0" w:line="259" w:lineRule="auto"/>
              <w:ind w:left="67" w:right="0" w:firstLine="0"/>
              <w:jc w:val="left"/>
            </w:pPr>
            <w:r>
              <w:t xml:space="preserve">9th </w:t>
            </w:r>
          </w:p>
        </w:tc>
        <w:tc>
          <w:tcPr>
            <w:tcW w:w="678" w:type="dxa"/>
            <w:tcBorders>
              <w:top w:val="single" w:sz="4" w:space="0" w:color="000000"/>
              <w:left w:val="single" w:sz="4" w:space="0" w:color="000000"/>
              <w:bottom w:val="single" w:sz="4" w:space="0" w:color="000000"/>
              <w:right w:val="single" w:sz="4" w:space="0" w:color="000000"/>
            </w:tcBorders>
            <w:vAlign w:val="center"/>
          </w:tcPr>
          <w:p w14:paraId="763B81EA" w14:textId="77777777" w:rsidR="00352D87" w:rsidRDefault="00BF3059">
            <w:pPr>
              <w:spacing w:after="0" w:line="259" w:lineRule="auto"/>
              <w:ind w:left="18" w:right="0" w:firstLine="0"/>
              <w:jc w:val="left"/>
            </w:pPr>
            <w:r>
              <w:t xml:space="preserve">10th </w:t>
            </w:r>
          </w:p>
        </w:tc>
        <w:tc>
          <w:tcPr>
            <w:tcW w:w="688" w:type="dxa"/>
            <w:tcBorders>
              <w:top w:val="single" w:sz="4" w:space="0" w:color="000000"/>
              <w:left w:val="single" w:sz="4" w:space="0" w:color="000000"/>
              <w:bottom w:val="single" w:sz="4" w:space="0" w:color="000000"/>
              <w:right w:val="single" w:sz="4" w:space="0" w:color="000000"/>
            </w:tcBorders>
            <w:vAlign w:val="center"/>
          </w:tcPr>
          <w:p w14:paraId="63F3D269" w14:textId="77777777" w:rsidR="00352D87" w:rsidRDefault="00BF3059">
            <w:pPr>
              <w:spacing w:after="0" w:line="259" w:lineRule="auto"/>
              <w:ind w:left="22" w:right="0" w:firstLine="0"/>
              <w:jc w:val="left"/>
            </w:pPr>
            <w:r>
              <w:t xml:space="preserve">11th </w:t>
            </w:r>
          </w:p>
        </w:tc>
      </w:tr>
      <w:tr w:rsidR="00352D87" w14:paraId="71D8DDF0" w14:textId="77777777">
        <w:trPr>
          <w:trHeight w:val="668"/>
        </w:trPr>
        <w:tc>
          <w:tcPr>
            <w:tcW w:w="1699" w:type="dxa"/>
            <w:tcBorders>
              <w:top w:val="single" w:sz="4" w:space="0" w:color="000000"/>
              <w:left w:val="single" w:sz="4" w:space="0" w:color="000000"/>
              <w:bottom w:val="single" w:sz="4" w:space="0" w:color="000000"/>
              <w:right w:val="single" w:sz="4" w:space="0" w:color="000000"/>
            </w:tcBorders>
          </w:tcPr>
          <w:p w14:paraId="5F76FDD6" w14:textId="77777777" w:rsidR="00352D87" w:rsidRDefault="00BF3059">
            <w:pPr>
              <w:spacing w:after="0" w:line="259" w:lineRule="auto"/>
              <w:ind w:left="0" w:right="0" w:firstLine="0"/>
              <w:jc w:val="center"/>
            </w:pPr>
            <w:r>
              <w:t xml:space="preserve">Requirement Gathering </w:t>
            </w:r>
          </w:p>
        </w:tc>
        <w:tc>
          <w:tcPr>
            <w:tcW w:w="65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2F4D76D"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35F964E3"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3BA02EB5"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0B2CB238"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4CBDC75D"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27961D65"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44F260AA"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vAlign w:val="center"/>
          </w:tcPr>
          <w:p w14:paraId="217343B5"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vAlign w:val="center"/>
          </w:tcPr>
          <w:p w14:paraId="5DF94A73"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3FA9F37F"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75EF212E" w14:textId="77777777" w:rsidR="00352D87" w:rsidRDefault="00BF3059">
            <w:pPr>
              <w:spacing w:after="0" w:line="259" w:lineRule="auto"/>
              <w:ind w:left="0" w:right="9" w:firstLine="0"/>
              <w:jc w:val="center"/>
            </w:pPr>
            <w:r>
              <w:t xml:space="preserve"> </w:t>
            </w:r>
          </w:p>
        </w:tc>
      </w:tr>
      <w:tr w:rsidR="00352D87" w14:paraId="5E814B3E" w14:textId="77777777">
        <w:trPr>
          <w:trHeight w:val="660"/>
        </w:trPr>
        <w:tc>
          <w:tcPr>
            <w:tcW w:w="1699" w:type="dxa"/>
            <w:tcBorders>
              <w:top w:val="single" w:sz="4" w:space="0" w:color="000000"/>
              <w:left w:val="single" w:sz="4" w:space="0" w:color="000000"/>
              <w:bottom w:val="single" w:sz="4" w:space="0" w:color="000000"/>
              <w:right w:val="single" w:sz="4" w:space="0" w:color="000000"/>
            </w:tcBorders>
          </w:tcPr>
          <w:p w14:paraId="27C746B0" w14:textId="77777777" w:rsidR="00352D87" w:rsidRDefault="00BF3059">
            <w:pPr>
              <w:spacing w:after="0" w:line="259" w:lineRule="auto"/>
              <w:ind w:left="0" w:right="0" w:firstLine="0"/>
              <w:jc w:val="center"/>
            </w:pPr>
            <w:r>
              <w:t xml:space="preserve">Planning and Analysis </w:t>
            </w:r>
          </w:p>
        </w:tc>
        <w:tc>
          <w:tcPr>
            <w:tcW w:w="654" w:type="dxa"/>
            <w:tcBorders>
              <w:top w:val="single" w:sz="4" w:space="0" w:color="000000"/>
              <w:left w:val="single" w:sz="4" w:space="0" w:color="000000"/>
              <w:bottom w:val="single" w:sz="4" w:space="0" w:color="000000"/>
              <w:right w:val="single" w:sz="4" w:space="0" w:color="000000"/>
            </w:tcBorders>
            <w:vAlign w:val="center"/>
          </w:tcPr>
          <w:p w14:paraId="22EF8337"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9898E13"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D1C587B"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137B178A"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7442CD17"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41C2E1E4"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6C60CF74"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vAlign w:val="center"/>
          </w:tcPr>
          <w:p w14:paraId="590376FF"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vAlign w:val="center"/>
          </w:tcPr>
          <w:p w14:paraId="74F8F72A"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0E2F00FE"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3C45D821" w14:textId="77777777" w:rsidR="00352D87" w:rsidRDefault="00BF3059">
            <w:pPr>
              <w:spacing w:after="0" w:line="259" w:lineRule="auto"/>
              <w:ind w:left="0" w:right="9" w:firstLine="0"/>
              <w:jc w:val="center"/>
            </w:pPr>
            <w:r>
              <w:t xml:space="preserve"> </w:t>
            </w:r>
          </w:p>
        </w:tc>
      </w:tr>
      <w:tr w:rsidR="00352D87" w14:paraId="65057A9B" w14:textId="77777777">
        <w:trPr>
          <w:trHeight w:val="661"/>
        </w:trPr>
        <w:tc>
          <w:tcPr>
            <w:tcW w:w="1699" w:type="dxa"/>
            <w:tcBorders>
              <w:top w:val="single" w:sz="4" w:space="0" w:color="000000"/>
              <w:left w:val="single" w:sz="4" w:space="0" w:color="000000"/>
              <w:bottom w:val="single" w:sz="4" w:space="0" w:color="000000"/>
              <w:right w:val="single" w:sz="4" w:space="0" w:color="000000"/>
            </w:tcBorders>
            <w:vAlign w:val="center"/>
          </w:tcPr>
          <w:p w14:paraId="213080E3" w14:textId="77777777" w:rsidR="00352D87" w:rsidRDefault="00BF3059">
            <w:pPr>
              <w:spacing w:after="0" w:line="259" w:lineRule="auto"/>
              <w:ind w:left="17" w:right="0" w:firstLine="0"/>
              <w:jc w:val="left"/>
            </w:pPr>
            <w:r>
              <w:t xml:space="preserve">System Design </w:t>
            </w:r>
          </w:p>
        </w:tc>
        <w:tc>
          <w:tcPr>
            <w:tcW w:w="654" w:type="dxa"/>
            <w:tcBorders>
              <w:top w:val="single" w:sz="4" w:space="0" w:color="000000"/>
              <w:left w:val="single" w:sz="4" w:space="0" w:color="000000"/>
              <w:bottom w:val="single" w:sz="4" w:space="0" w:color="000000"/>
              <w:right w:val="single" w:sz="4" w:space="0" w:color="000000"/>
            </w:tcBorders>
            <w:vAlign w:val="center"/>
          </w:tcPr>
          <w:p w14:paraId="5CCD4580"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49F032D0"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EDA444F"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67B5002"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3B9373E"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6389092F"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1B322ABD"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vAlign w:val="center"/>
          </w:tcPr>
          <w:p w14:paraId="6E9E6641"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vAlign w:val="center"/>
          </w:tcPr>
          <w:p w14:paraId="4DC5C466"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370C4F67"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6E4EEDCB" w14:textId="77777777" w:rsidR="00352D87" w:rsidRDefault="00BF3059">
            <w:pPr>
              <w:spacing w:after="0" w:line="259" w:lineRule="auto"/>
              <w:ind w:left="0" w:right="9" w:firstLine="0"/>
              <w:jc w:val="center"/>
            </w:pPr>
            <w:r>
              <w:t xml:space="preserve"> </w:t>
            </w:r>
          </w:p>
        </w:tc>
      </w:tr>
      <w:tr w:rsidR="00352D87" w14:paraId="69BD445C" w14:textId="77777777">
        <w:trPr>
          <w:trHeight w:val="660"/>
        </w:trPr>
        <w:tc>
          <w:tcPr>
            <w:tcW w:w="1699" w:type="dxa"/>
            <w:tcBorders>
              <w:top w:val="single" w:sz="4" w:space="0" w:color="000000"/>
              <w:left w:val="single" w:sz="4" w:space="0" w:color="000000"/>
              <w:bottom w:val="single" w:sz="4" w:space="0" w:color="000000"/>
              <w:right w:val="single" w:sz="4" w:space="0" w:color="000000"/>
            </w:tcBorders>
            <w:vAlign w:val="center"/>
          </w:tcPr>
          <w:p w14:paraId="1E3D81E0" w14:textId="77777777" w:rsidR="00352D87" w:rsidRDefault="00BF3059">
            <w:pPr>
              <w:spacing w:after="0" w:line="259" w:lineRule="auto"/>
              <w:ind w:left="0" w:right="61" w:firstLine="0"/>
              <w:jc w:val="center"/>
            </w:pPr>
            <w:r>
              <w:t xml:space="preserve">Coding </w:t>
            </w:r>
          </w:p>
        </w:tc>
        <w:tc>
          <w:tcPr>
            <w:tcW w:w="654" w:type="dxa"/>
            <w:tcBorders>
              <w:top w:val="single" w:sz="4" w:space="0" w:color="000000"/>
              <w:left w:val="single" w:sz="4" w:space="0" w:color="000000"/>
              <w:bottom w:val="single" w:sz="4" w:space="0" w:color="000000"/>
              <w:right w:val="single" w:sz="4" w:space="0" w:color="000000"/>
            </w:tcBorders>
            <w:vAlign w:val="center"/>
          </w:tcPr>
          <w:p w14:paraId="38AC21A0"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3E92DA41"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22CBD55E"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0C54441"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AD82192"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08C9B1B"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D274192"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60B6FA2"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FC65B6A"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07ADC8E1"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31000B46" w14:textId="77777777" w:rsidR="00352D87" w:rsidRDefault="00BF3059">
            <w:pPr>
              <w:spacing w:after="0" w:line="259" w:lineRule="auto"/>
              <w:ind w:left="0" w:right="9" w:firstLine="0"/>
              <w:jc w:val="center"/>
            </w:pPr>
            <w:r>
              <w:t xml:space="preserve"> </w:t>
            </w:r>
          </w:p>
        </w:tc>
      </w:tr>
      <w:tr w:rsidR="00352D87" w14:paraId="20E68AD0" w14:textId="77777777">
        <w:trPr>
          <w:trHeight w:val="660"/>
        </w:trPr>
        <w:tc>
          <w:tcPr>
            <w:tcW w:w="1699" w:type="dxa"/>
            <w:tcBorders>
              <w:top w:val="single" w:sz="4" w:space="0" w:color="000000"/>
              <w:left w:val="single" w:sz="4" w:space="0" w:color="000000"/>
              <w:bottom w:val="single" w:sz="4" w:space="0" w:color="000000"/>
              <w:right w:val="single" w:sz="4" w:space="0" w:color="000000"/>
            </w:tcBorders>
            <w:vAlign w:val="center"/>
          </w:tcPr>
          <w:p w14:paraId="1CF465A6" w14:textId="77777777" w:rsidR="00352D87" w:rsidRDefault="00BF3059">
            <w:pPr>
              <w:spacing w:after="0" w:line="259" w:lineRule="auto"/>
              <w:ind w:left="0" w:right="60" w:firstLine="0"/>
              <w:jc w:val="center"/>
            </w:pPr>
            <w:r>
              <w:t xml:space="preserve">Testing </w:t>
            </w:r>
          </w:p>
        </w:tc>
        <w:tc>
          <w:tcPr>
            <w:tcW w:w="654" w:type="dxa"/>
            <w:tcBorders>
              <w:top w:val="single" w:sz="4" w:space="0" w:color="000000"/>
              <w:left w:val="single" w:sz="4" w:space="0" w:color="000000"/>
              <w:bottom w:val="single" w:sz="4" w:space="0" w:color="000000"/>
              <w:right w:val="single" w:sz="4" w:space="0" w:color="000000"/>
            </w:tcBorders>
            <w:vAlign w:val="center"/>
          </w:tcPr>
          <w:p w14:paraId="66EC5E2E"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14E5F27D"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54946ED7"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5D6D083E"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3AE22012"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FF51B73"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92AB423"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64D86BF"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73713AB"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46FA6F7F"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109435F4" w14:textId="77777777" w:rsidR="00352D87" w:rsidRDefault="00BF3059">
            <w:pPr>
              <w:spacing w:after="0" w:line="259" w:lineRule="auto"/>
              <w:ind w:left="0" w:right="9" w:firstLine="0"/>
              <w:jc w:val="center"/>
            </w:pPr>
            <w:r>
              <w:t xml:space="preserve"> </w:t>
            </w:r>
          </w:p>
        </w:tc>
      </w:tr>
      <w:tr w:rsidR="00352D87" w14:paraId="4DF7DEA1" w14:textId="77777777">
        <w:trPr>
          <w:trHeight w:val="660"/>
        </w:trPr>
        <w:tc>
          <w:tcPr>
            <w:tcW w:w="1699" w:type="dxa"/>
            <w:tcBorders>
              <w:top w:val="single" w:sz="4" w:space="0" w:color="000000"/>
              <w:left w:val="single" w:sz="4" w:space="0" w:color="000000"/>
              <w:bottom w:val="single" w:sz="4" w:space="0" w:color="000000"/>
              <w:right w:val="single" w:sz="4" w:space="0" w:color="000000"/>
            </w:tcBorders>
            <w:vAlign w:val="center"/>
          </w:tcPr>
          <w:p w14:paraId="476817BE" w14:textId="77777777" w:rsidR="00352D87" w:rsidRDefault="00BF3059">
            <w:pPr>
              <w:spacing w:after="0" w:line="259" w:lineRule="auto"/>
              <w:ind w:left="0" w:right="60" w:firstLine="0"/>
              <w:jc w:val="center"/>
            </w:pPr>
            <w:r>
              <w:t xml:space="preserve">Evaluation </w:t>
            </w:r>
          </w:p>
        </w:tc>
        <w:tc>
          <w:tcPr>
            <w:tcW w:w="654" w:type="dxa"/>
            <w:tcBorders>
              <w:top w:val="single" w:sz="4" w:space="0" w:color="000000"/>
              <w:left w:val="single" w:sz="4" w:space="0" w:color="000000"/>
              <w:bottom w:val="single" w:sz="4" w:space="0" w:color="000000"/>
              <w:right w:val="single" w:sz="4" w:space="0" w:color="000000"/>
            </w:tcBorders>
            <w:vAlign w:val="center"/>
          </w:tcPr>
          <w:p w14:paraId="7F63A71E"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2D0F1499"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3695FE3C"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334716AB"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493D73EA"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5594B106"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45804ED"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7FC1D874"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A99CA9C"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08FE8EE1"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28BBF6CD" w14:textId="77777777" w:rsidR="00352D87" w:rsidRDefault="00BF3059">
            <w:pPr>
              <w:spacing w:after="0" w:line="259" w:lineRule="auto"/>
              <w:ind w:left="0" w:right="9" w:firstLine="0"/>
              <w:jc w:val="center"/>
            </w:pPr>
            <w:r>
              <w:t xml:space="preserve"> </w:t>
            </w:r>
          </w:p>
        </w:tc>
      </w:tr>
      <w:tr w:rsidR="00352D87" w14:paraId="17E78578" w14:textId="77777777">
        <w:trPr>
          <w:trHeight w:val="659"/>
        </w:trPr>
        <w:tc>
          <w:tcPr>
            <w:tcW w:w="1699" w:type="dxa"/>
            <w:tcBorders>
              <w:top w:val="single" w:sz="4" w:space="0" w:color="000000"/>
              <w:left w:val="single" w:sz="4" w:space="0" w:color="000000"/>
              <w:bottom w:val="single" w:sz="4" w:space="0" w:color="000000"/>
              <w:right w:val="single" w:sz="4" w:space="0" w:color="000000"/>
            </w:tcBorders>
            <w:vAlign w:val="center"/>
          </w:tcPr>
          <w:p w14:paraId="39249D42" w14:textId="77777777" w:rsidR="00352D87" w:rsidRDefault="00BF3059">
            <w:pPr>
              <w:spacing w:after="0" w:line="259" w:lineRule="auto"/>
              <w:ind w:left="0" w:right="0" w:firstLine="0"/>
            </w:pPr>
            <w:r>
              <w:t xml:space="preserve">Documentation </w:t>
            </w:r>
          </w:p>
        </w:tc>
        <w:tc>
          <w:tcPr>
            <w:tcW w:w="654"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CB1AD7D"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7597D4F"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F2924EE"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87A8127"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5EB95B9B"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7FC2A1F"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FE88E72"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7ADAB8B"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6C9ABE59"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078547C8"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1F1F896B" w14:textId="77777777" w:rsidR="00352D87" w:rsidRDefault="00BF3059">
            <w:pPr>
              <w:spacing w:after="0" w:line="259" w:lineRule="auto"/>
              <w:ind w:left="0" w:right="9" w:firstLine="0"/>
              <w:jc w:val="center"/>
            </w:pPr>
            <w:r>
              <w:t xml:space="preserve"> </w:t>
            </w:r>
          </w:p>
        </w:tc>
      </w:tr>
      <w:tr w:rsidR="00352D87" w14:paraId="5F71608C" w14:textId="77777777">
        <w:trPr>
          <w:trHeight w:val="662"/>
        </w:trPr>
        <w:tc>
          <w:tcPr>
            <w:tcW w:w="1699" w:type="dxa"/>
            <w:tcBorders>
              <w:top w:val="single" w:sz="4" w:space="0" w:color="000000"/>
              <w:left w:val="single" w:sz="4" w:space="0" w:color="000000"/>
              <w:bottom w:val="single" w:sz="4" w:space="0" w:color="000000"/>
              <w:right w:val="single" w:sz="4" w:space="0" w:color="000000"/>
            </w:tcBorders>
            <w:vAlign w:val="center"/>
          </w:tcPr>
          <w:p w14:paraId="27F81DE5" w14:textId="77777777" w:rsidR="00352D87" w:rsidRDefault="00BF3059">
            <w:pPr>
              <w:spacing w:after="0" w:line="259" w:lineRule="auto"/>
              <w:ind w:left="0" w:right="63" w:firstLine="0"/>
              <w:jc w:val="center"/>
            </w:pPr>
            <w:r>
              <w:t xml:space="preserve">Deployment </w:t>
            </w:r>
          </w:p>
        </w:tc>
        <w:tc>
          <w:tcPr>
            <w:tcW w:w="654" w:type="dxa"/>
            <w:tcBorders>
              <w:top w:val="single" w:sz="4" w:space="0" w:color="000000"/>
              <w:left w:val="single" w:sz="4" w:space="0" w:color="000000"/>
              <w:bottom w:val="single" w:sz="4" w:space="0" w:color="000000"/>
              <w:right w:val="single" w:sz="4" w:space="0" w:color="000000"/>
            </w:tcBorders>
            <w:vAlign w:val="center"/>
          </w:tcPr>
          <w:p w14:paraId="749F90BC"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2880857E"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vAlign w:val="center"/>
          </w:tcPr>
          <w:p w14:paraId="658DFCBA"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13255021"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197FAC53"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5202B7AE"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4D4D6BA5"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vAlign w:val="center"/>
          </w:tcPr>
          <w:p w14:paraId="2E278630"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vAlign w:val="center"/>
          </w:tcPr>
          <w:p w14:paraId="3D53B2D5"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4F007596"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5FABDE05" w14:textId="77777777" w:rsidR="00352D87" w:rsidRDefault="00BF3059">
            <w:pPr>
              <w:spacing w:after="0" w:line="259" w:lineRule="auto"/>
              <w:ind w:left="0" w:right="9" w:firstLine="0"/>
              <w:jc w:val="center"/>
            </w:pPr>
            <w:r>
              <w:t xml:space="preserve"> </w:t>
            </w:r>
          </w:p>
        </w:tc>
      </w:tr>
      <w:tr w:rsidR="00352D87" w14:paraId="2C28EE74" w14:textId="77777777">
        <w:trPr>
          <w:trHeight w:val="658"/>
        </w:trPr>
        <w:tc>
          <w:tcPr>
            <w:tcW w:w="1699" w:type="dxa"/>
            <w:tcBorders>
              <w:top w:val="single" w:sz="4" w:space="0" w:color="000000"/>
              <w:left w:val="single" w:sz="4" w:space="0" w:color="000000"/>
              <w:bottom w:val="single" w:sz="4" w:space="0" w:color="000000"/>
              <w:right w:val="single" w:sz="4" w:space="0" w:color="000000"/>
            </w:tcBorders>
            <w:vAlign w:val="center"/>
          </w:tcPr>
          <w:p w14:paraId="1B91C8EE" w14:textId="77777777" w:rsidR="00352D87" w:rsidRDefault="00BF3059">
            <w:pPr>
              <w:spacing w:after="0" w:line="259" w:lineRule="auto"/>
              <w:ind w:left="0" w:right="63" w:firstLine="0"/>
              <w:jc w:val="center"/>
            </w:pPr>
            <w:r>
              <w:t xml:space="preserve">Presentation </w:t>
            </w:r>
          </w:p>
        </w:tc>
        <w:tc>
          <w:tcPr>
            <w:tcW w:w="654" w:type="dxa"/>
            <w:tcBorders>
              <w:top w:val="single" w:sz="4" w:space="0" w:color="000000"/>
              <w:left w:val="single" w:sz="4" w:space="0" w:color="000000"/>
              <w:bottom w:val="single" w:sz="4" w:space="0" w:color="000000"/>
              <w:right w:val="single" w:sz="4" w:space="0" w:color="000000"/>
            </w:tcBorders>
            <w:vAlign w:val="center"/>
          </w:tcPr>
          <w:p w14:paraId="42D625C8" w14:textId="77777777" w:rsidR="00352D87" w:rsidRDefault="00BF3059">
            <w:pPr>
              <w:spacing w:after="0" w:line="259" w:lineRule="auto"/>
              <w:ind w:left="0" w:right="2" w:firstLine="0"/>
              <w:jc w:val="center"/>
            </w:pPr>
            <w: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2C7442E6" w14:textId="77777777" w:rsidR="00352D87" w:rsidRDefault="00BF3059">
            <w:pPr>
              <w:spacing w:after="0" w:line="259" w:lineRule="auto"/>
              <w:ind w:left="0" w:right="1" w:firstLine="0"/>
              <w:jc w:val="center"/>
            </w:pPr>
            <w:r>
              <w:t xml:space="preserve"> </w:t>
            </w:r>
          </w:p>
        </w:tc>
        <w:tc>
          <w:tcPr>
            <w:tcW w:w="661"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033731D9" w14:textId="77777777" w:rsidR="00352D87" w:rsidRDefault="00BF3059">
            <w:pPr>
              <w:spacing w:after="0" w:line="259" w:lineRule="auto"/>
              <w:ind w:left="3" w:right="0"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777FFF76" w14:textId="77777777" w:rsidR="00352D87" w:rsidRDefault="00BF3059">
            <w:pPr>
              <w:spacing w:after="0" w:line="259" w:lineRule="auto"/>
              <w:ind w:left="0" w:right="5"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04784377" w14:textId="77777777" w:rsidR="00352D87" w:rsidRDefault="00BF3059">
            <w:pPr>
              <w:spacing w:after="0" w:line="259" w:lineRule="auto"/>
              <w:ind w:left="0" w:right="1" w:firstLine="0"/>
              <w:jc w:val="center"/>
            </w:pPr>
            <w:r>
              <w:t xml:space="preserve"> </w:t>
            </w:r>
          </w:p>
        </w:tc>
        <w:tc>
          <w:tcPr>
            <w:tcW w:w="662" w:type="dxa"/>
            <w:tcBorders>
              <w:top w:val="single" w:sz="4" w:space="0" w:color="000000"/>
              <w:left w:val="single" w:sz="4" w:space="0" w:color="000000"/>
              <w:bottom w:val="single" w:sz="4" w:space="0" w:color="000000"/>
              <w:right w:val="single" w:sz="4" w:space="0" w:color="000000"/>
            </w:tcBorders>
            <w:vAlign w:val="center"/>
          </w:tcPr>
          <w:p w14:paraId="14C0DE83" w14:textId="77777777" w:rsidR="00352D87" w:rsidRDefault="00BF3059">
            <w:pPr>
              <w:spacing w:after="0" w:line="259" w:lineRule="auto"/>
              <w:ind w:left="0" w:right="3" w:firstLine="0"/>
              <w:jc w:val="center"/>
            </w:pPr>
            <w:r>
              <w:t xml:space="preserve"> </w:t>
            </w:r>
          </w:p>
        </w:tc>
        <w:tc>
          <w:tcPr>
            <w:tcW w:w="660" w:type="dxa"/>
            <w:tcBorders>
              <w:top w:val="single" w:sz="4" w:space="0" w:color="000000"/>
              <w:left w:val="single" w:sz="4" w:space="0" w:color="000000"/>
              <w:bottom w:val="single" w:sz="4" w:space="0" w:color="000000"/>
              <w:right w:val="single" w:sz="4" w:space="0" w:color="000000"/>
            </w:tcBorders>
            <w:vAlign w:val="center"/>
          </w:tcPr>
          <w:p w14:paraId="4624F67F" w14:textId="77777777" w:rsidR="00352D87" w:rsidRDefault="00BF3059">
            <w:pPr>
              <w:spacing w:after="0" w:line="259" w:lineRule="auto"/>
              <w:ind w:left="0" w:right="1" w:firstLine="0"/>
              <w:jc w:val="center"/>
            </w:pPr>
            <w:r>
              <w:t xml:space="preserve"> </w:t>
            </w:r>
          </w:p>
        </w:tc>
        <w:tc>
          <w:tcPr>
            <w:tcW w:w="66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131134BD" w14:textId="77777777" w:rsidR="00352D87" w:rsidRDefault="00BF3059">
            <w:pPr>
              <w:spacing w:after="0" w:line="259" w:lineRule="auto"/>
              <w:ind w:left="0" w:right="4" w:firstLine="0"/>
              <w:jc w:val="center"/>
            </w:pPr>
            <w:r>
              <w:t xml:space="preserve"> </w:t>
            </w:r>
          </w:p>
        </w:tc>
        <w:tc>
          <w:tcPr>
            <w:tcW w:w="659" w:type="dxa"/>
            <w:tcBorders>
              <w:top w:val="single" w:sz="4" w:space="0" w:color="000000"/>
              <w:left w:val="single" w:sz="4" w:space="0" w:color="000000"/>
              <w:bottom w:val="single" w:sz="4" w:space="0" w:color="000000"/>
              <w:right w:val="single" w:sz="4" w:space="0" w:color="000000"/>
            </w:tcBorders>
            <w:vAlign w:val="center"/>
          </w:tcPr>
          <w:p w14:paraId="1620FEE5" w14:textId="77777777" w:rsidR="00352D87" w:rsidRDefault="00BF3059">
            <w:pPr>
              <w:spacing w:after="0" w:line="259" w:lineRule="auto"/>
              <w:ind w:left="1" w:right="0" w:firstLine="0"/>
              <w:jc w:val="center"/>
            </w:pPr>
            <w:r>
              <w:t xml:space="preserve"> </w:t>
            </w:r>
          </w:p>
        </w:tc>
        <w:tc>
          <w:tcPr>
            <w:tcW w:w="678" w:type="dxa"/>
            <w:tcBorders>
              <w:top w:val="single" w:sz="4" w:space="0" w:color="000000"/>
              <w:left w:val="single" w:sz="4" w:space="0" w:color="000000"/>
              <w:bottom w:val="single" w:sz="4" w:space="0" w:color="000000"/>
              <w:right w:val="single" w:sz="4" w:space="0" w:color="000000"/>
            </w:tcBorders>
            <w:vAlign w:val="center"/>
          </w:tcPr>
          <w:p w14:paraId="0ADF4E91" w14:textId="77777777" w:rsidR="00352D87" w:rsidRDefault="00BF3059">
            <w:pPr>
              <w:spacing w:after="0" w:line="259" w:lineRule="auto"/>
              <w:ind w:left="3" w:right="0" w:firstLine="0"/>
              <w:jc w:val="center"/>
            </w:pPr>
            <w:r>
              <w:t xml:space="preserve"> </w:t>
            </w:r>
          </w:p>
        </w:tc>
        <w:tc>
          <w:tcPr>
            <w:tcW w:w="688" w:type="dxa"/>
            <w:tcBorders>
              <w:top w:val="single" w:sz="4" w:space="0" w:color="000000"/>
              <w:left w:val="single" w:sz="4" w:space="0" w:color="000000"/>
              <w:bottom w:val="single" w:sz="4" w:space="0" w:color="000000"/>
              <w:right w:val="single" w:sz="4" w:space="0" w:color="000000"/>
            </w:tcBorders>
            <w:vAlign w:val="center"/>
          </w:tcPr>
          <w:p w14:paraId="33D5CD12" w14:textId="77777777" w:rsidR="00352D87" w:rsidRDefault="00BF3059">
            <w:pPr>
              <w:spacing w:after="0" w:line="259" w:lineRule="auto"/>
              <w:ind w:left="0" w:right="9" w:firstLine="0"/>
              <w:jc w:val="center"/>
            </w:pPr>
            <w:r>
              <w:t xml:space="preserve"> </w:t>
            </w:r>
          </w:p>
        </w:tc>
      </w:tr>
    </w:tbl>
    <w:p w14:paraId="3950937C" w14:textId="77777777" w:rsidR="00352D87" w:rsidRDefault="00BF3059">
      <w:pPr>
        <w:spacing w:after="180" w:line="259" w:lineRule="auto"/>
        <w:ind w:left="2160" w:right="0" w:firstLine="0"/>
        <w:jc w:val="left"/>
      </w:pPr>
      <w:r>
        <w:rPr>
          <w:b/>
        </w:rPr>
        <w:t xml:space="preserve"> </w:t>
      </w:r>
    </w:p>
    <w:p w14:paraId="6336D07D" w14:textId="77777777" w:rsidR="00352D87" w:rsidRDefault="00BF3059">
      <w:pPr>
        <w:spacing w:after="180" w:line="259" w:lineRule="auto"/>
        <w:ind w:left="2160" w:right="0" w:firstLine="0"/>
        <w:jc w:val="left"/>
      </w:pPr>
      <w:r>
        <w:rPr>
          <w:b/>
        </w:rPr>
        <w:t xml:space="preserve"> </w:t>
      </w:r>
    </w:p>
    <w:p w14:paraId="48E94073" w14:textId="77777777" w:rsidR="00352D87" w:rsidRDefault="00BF3059">
      <w:pPr>
        <w:pStyle w:val="Heading4"/>
        <w:spacing w:after="180"/>
        <w:ind w:right="542"/>
        <w:jc w:val="center"/>
      </w:pPr>
      <w:r>
        <w:t xml:space="preserve">Fig 2: Gantt Chart of work schedule </w:t>
      </w:r>
    </w:p>
    <w:p w14:paraId="375A4AFA" w14:textId="77777777" w:rsidR="00352D87" w:rsidRDefault="00BF3059">
      <w:pPr>
        <w:spacing w:after="182" w:line="259" w:lineRule="auto"/>
        <w:ind w:left="720" w:right="0" w:firstLine="0"/>
        <w:jc w:val="left"/>
      </w:pPr>
      <w:r>
        <w:t xml:space="preserve"> </w:t>
      </w:r>
    </w:p>
    <w:p w14:paraId="1DFB3270" w14:textId="77777777" w:rsidR="00352D87" w:rsidRDefault="00BF3059">
      <w:pPr>
        <w:spacing w:after="180" w:line="259" w:lineRule="auto"/>
        <w:ind w:left="0" w:right="0" w:firstLine="0"/>
        <w:jc w:val="left"/>
      </w:pPr>
      <w:r>
        <w:rPr>
          <w:rFonts w:ascii="Calibri" w:eastAsia="Calibri" w:hAnsi="Calibri" w:cs="Calibri"/>
        </w:rPr>
        <w:t xml:space="preserve"> </w:t>
      </w:r>
    </w:p>
    <w:p w14:paraId="18924F5D" w14:textId="77777777" w:rsidR="00E21AE9" w:rsidRDefault="00E21AE9">
      <w:pPr>
        <w:spacing w:after="160" w:line="278" w:lineRule="auto"/>
        <w:ind w:left="0" w:right="0" w:firstLine="0"/>
        <w:jc w:val="left"/>
        <w:rPr>
          <w:b/>
        </w:rPr>
      </w:pPr>
      <w:bookmarkStart w:id="20" w:name="_Toc212598481"/>
      <w:r>
        <w:br w:type="page"/>
      </w:r>
    </w:p>
    <w:p w14:paraId="48CAAF74" w14:textId="740C57D4" w:rsidR="00352D87" w:rsidRDefault="00BF3059" w:rsidP="00FA6E92">
      <w:pPr>
        <w:pStyle w:val="Heading3"/>
        <w:ind w:left="0"/>
      </w:pPr>
      <w:r>
        <w:lastRenderedPageBreak/>
        <w:t>3.1.3. Analysis (Object-Oriented Approach)</w:t>
      </w:r>
      <w:bookmarkEnd w:id="20"/>
      <w:r>
        <w:t xml:space="preserve"> </w:t>
      </w:r>
    </w:p>
    <w:p w14:paraId="22B9DAE5" w14:textId="77777777" w:rsidR="00352D87" w:rsidRDefault="00BF3059" w:rsidP="00FA6E92">
      <w:pPr>
        <w:ind w:left="0" w:right="0"/>
      </w:pPr>
      <w:r>
        <w:t xml:space="preserve">Following an object-oriented analysis approach, CalmCore Recovery system can be modeled as a collection of interacting objects, each encapsulating data and behavior. This approach facilitates modularity, reusability, and maintainability. </w:t>
      </w:r>
    </w:p>
    <w:p w14:paraId="4F0F504B" w14:textId="77777777" w:rsidR="00352D87" w:rsidRDefault="00BF3059" w:rsidP="00FA6E92">
      <w:pPr>
        <w:spacing w:after="180" w:line="259" w:lineRule="auto"/>
        <w:ind w:left="0" w:right="0" w:firstLine="0"/>
        <w:jc w:val="left"/>
      </w:pPr>
      <w:r>
        <w:t xml:space="preserve"> </w:t>
      </w:r>
    </w:p>
    <w:p w14:paraId="19882391" w14:textId="77777777" w:rsidR="00352D87" w:rsidRDefault="00BF3059" w:rsidP="00FA6E92">
      <w:pPr>
        <w:spacing w:after="211" w:line="259" w:lineRule="auto"/>
        <w:ind w:left="0" w:right="0"/>
        <w:jc w:val="left"/>
      </w:pPr>
      <w:r>
        <w:rPr>
          <w:b/>
        </w:rPr>
        <w:t xml:space="preserve">Object Modeling using Class and Object Diagrams: </w:t>
      </w:r>
    </w:p>
    <w:p w14:paraId="16C92EBF" w14:textId="77777777" w:rsidR="00352D87" w:rsidRDefault="00BF3059" w:rsidP="00FA6E92">
      <w:pPr>
        <w:numPr>
          <w:ilvl w:val="0"/>
          <w:numId w:val="8"/>
        </w:numPr>
        <w:spacing w:after="113" w:line="269" w:lineRule="auto"/>
        <w:ind w:left="0" w:right="0" w:hanging="281"/>
      </w:pPr>
      <w:r>
        <w:rPr>
          <w:b/>
        </w:rPr>
        <w:t xml:space="preserve">Core Classes: </w:t>
      </w:r>
      <w:r>
        <w:rPr>
          <w:rFonts w:ascii="Calibri" w:eastAsia="Calibri" w:hAnsi="Calibri" w:cs="Calibri"/>
        </w:rPr>
        <w:t xml:space="preserve">The system is centered around a base class called User, which is extended by three main roles: Patient, Health Professional, and Admin. These roles represent the key users in a mental health and rehabilitation center. </w:t>
      </w:r>
    </w:p>
    <w:p w14:paraId="3F130A49" w14:textId="77777777" w:rsidR="00352D87" w:rsidRDefault="00BF3059" w:rsidP="00FA6E92">
      <w:pPr>
        <w:spacing w:after="195" w:line="269" w:lineRule="auto"/>
        <w:ind w:left="0" w:right="0"/>
      </w:pPr>
      <w:r>
        <w:rPr>
          <w:rFonts w:ascii="Calibri" w:eastAsia="Calibri" w:hAnsi="Calibri" w:cs="Calibri"/>
        </w:rPr>
        <w:t xml:space="preserve">Additional supporting classes include Therapy Plan, Appointment, Chatbot, and Emergency, each representing a specific function within the system. </w:t>
      </w:r>
    </w:p>
    <w:p w14:paraId="587E7580" w14:textId="77777777" w:rsidR="00352D87" w:rsidRDefault="00BF3059" w:rsidP="00FA6E92">
      <w:pPr>
        <w:numPr>
          <w:ilvl w:val="0"/>
          <w:numId w:val="8"/>
        </w:numPr>
        <w:spacing w:after="192"/>
        <w:ind w:left="0" w:right="0" w:hanging="281"/>
      </w:pPr>
      <w:r>
        <w:rPr>
          <w:b/>
        </w:rPr>
        <w:t xml:space="preserve">Attributes: </w:t>
      </w:r>
      <w:r>
        <w:t xml:space="preserve">The User class includes common attributes like id, name, email, and password. The Patient class adds medical History and current Treatment to store personal health details. Health Professional includes specialization, while Therapy Plan holds goals and duration. Appointment contains date and status. The Chatbot and Emergency classes are more functional, primarily offering operations like answer Query () and </w:t>
      </w:r>
      <w:proofErr w:type="spellStart"/>
      <w:r>
        <w:t>triggerPanicButton</w:t>
      </w:r>
      <w:proofErr w:type="spellEnd"/>
      <w:r>
        <w:t xml:space="preserve"> () respectively</w:t>
      </w:r>
      <w:r>
        <w:rPr>
          <w:b/>
        </w:rPr>
        <w:t xml:space="preserve">. </w:t>
      </w:r>
      <w:r>
        <w:t xml:space="preserve"> </w:t>
      </w:r>
    </w:p>
    <w:p w14:paraId="066E8752" w14:textId="77777777" w:rsidR="00352D87" w:rsidRDefault="00BF3059" w:rsidP="00FA6E92">
      <w:pPr>
        <w:numPr>
          <w:ilvl w:val="0"/>
          <w:numId w:val="8"/>
        </w:numPr>
        <w:ind w:left="0" w:right="0" w:hanging="281"/>
      </w:pPr>
      <w:r>
        <w:rPr>
          <w:b/>
        </w:rPr>
        <w:t>Relationships</w:t>
      </w:r>
      <w:r>
        <w:t xml:space="preserve">: The system uses </w:t>
      </w:r>
      <w:r>
        <w:rPr>
          <w:b/>
        </w:rPr>
        <w:t>inheritance</w:t>
      </w:r>
      <w:r>
        <w:t xml:space="preserve">, where Patient, Health Professional, and Admin inherit from User. There are also </w:t>
      </w:r>
      <w:r>
        <w:rPr>
          <w:b/>
        </w:rPr>
        <w:t>one-to-many relationships</w:t>
      </w:r>
      <w:r>
        <w:t xml:space="preserve">, such as one Health Professional creating multiple Therapy Plans, and one Patient booking several Appointments, triggering multiple Emergencies, and interacting with the Chatbot. These relationships help organize system interactions and ensure a smooth flow of healthcare services. </w:t>
      </w:r>
    </w:p>
    <w:p w14:paraId="594A03C5" w14:textId="77777777" w:rsidR="00352D87" w:rsidRDefault="00BF3059">
      <w:pPr>
        <w:spacing w:after="177" w:line="259" w:lineRule="auto"/>
        <w:ind w:left="708" w:right="0" w:firstLine="0"/>
        <w:jc w:val="left"/>
      </w:pPr>
      <w:r>
        <w:rPr>
          <w:b/>
        </w:rPr>
        <w:t xml:space="preserve"> </w:t>
      </w:r>
    </w:p>
    <w:p w14:paraId="077F7223" w14:textId="77777777" w:rsidR="00352D87" w:rsidRDefault="00BF3059">
      <w:pPr>
        <w:spacing w:after="122" w:line="259" w:lineRule="auto"/>
        <w:ind w:left="708" w:right="0" w:firstLine="0"/>
        <w:jc w:val="left"/>
      </w:pPr>
      <w:r>
        <w:t xml:space="preserve"> </w:t>
      </w:r>
    </w:p>
    <w:p w14:paraId="3F4A6CD3" w14:textId="77777777" w:rsidR="00352D87" w:rsidRDefault="00BF3059">
      <w:pPr>
        <w:spacing w:after="129" w:line="259" w:lineRule="auto"/>
        <w:ind w:left="0" w:right="1023" w:firstLine="0"/>
        <w:jc w:val="right"/>
      </w:pPr>
      <w:r>
        <w:rPr>
          <w:noProof/>
        </w:rPr>
        <w:lastRenderedPageBreak/>
        <w:drawing>
          <wp:inline distT="0" distB="0" distL="0" distR="0" wp14:anchorId="469E29A2" wp14:editId="3CB00A1D">
            <wp:extent cx="5226050" cy="3271774"/>
            <wp:effectExtent l="0" t="0" r="0" b="0"/>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14"/>
                    <a:stretch>
                      <a:fillRect/>
                    </a:stretch>
                  </pic:blipFill>
                  <pic:spPr>
                    <a:xfrm>
                      <a:off x="0" y="0"/>
                      <a:ext cx="5226050" cy="3271774"/>
                    </a:xfrm>
                    <a:prstGeom prst="rect">
                      <a:avLst/>
                    </a:prstGeom>
                  </pic:spPr>
                </pic:pic>
              </a:graphicData>
            </a:graphic>
          </wp:inline>
        </w:drawing>
      </w:r>
      <w:r>
        <w:t xml:space="preserve"> </w:t>
      </w:r>
    </w:p>
    <w:p w14:paraId="253DB8C4" w14:textId="77777777" w:rsidR="00352D87" w:rsidRDefault="00BF3059">
      <w:pPr>
        <w:spacing w:after="180" w:line="259" w:lineRule="auto"/>
        <w:ind w:left="0" w:right="0" w:firstLine="0"/>
        <w:jc w:val="left"/>
      </w:pPr>
      <w:r>
        <w:t xml:space="preserve"> </w:t>
      </w:r>
    </w:p>
    <w:p w14:paraId="4BE5F013" w14:textId="77777777" w:rsidR="00352D87" w:rsidRDefault="00BF3059">
      <w:pPr>
        <w:pStyle w:val="Heading4"/>
        <w:spacing w:after="180"/>
        <w:ind w:right="1137"/>
        <w:jc w:val="center"/>
      </w:pPr>
      <w:r>
        <w:t xml:space="preserve">Fig 3: Class Diagram of CalmCore Recovery </w:t>
      </w:r>
    </w:p>
    <w:p w14:paraId="4F37DD92" w14:textId="77777777" w:rsidR="00352D87" w:rsidRDefault="00BF3059">
      <w:pPr>
        <w:spacing w:after="180" w:line="259" w:lineRule="auto"/>
        <w:ind w:left="2160" w:right="0" w:firstLine="0"/>
        <w:jc w:val="left"/>
      </w:pPr>
      <w:r>
        <w:rPr>
          <w:b/>
        </w:rPr>
        <w:t xml:space="preserve"> </w:t>
      </w:r>
    </w:p>
    <w:p w14:paraId="2D3C0D9F" w14:textId="77777777" w:rsidR="00352D87" w:rsidRDefault="00BF3059">
      <w:pPr>
        <w:spacing w:after="180" w:line="259" w:lineRule="auto"/>
        <w:ind w:left="2160" w:right="0" w:firstLine="0"/>
        <w:jc w:val="left"/>
      </w:pPr>
      <w:r>
        <w:rPr>
          <w:b/>
        </w:rPr>
        <w:t xml:space="preserve"> </w:t>
      </w:r>
    </w:p>
    <w:p w14:paraId="73E34F98" w14:textId="77777777" w:rsidR="00352D87" w:rsidRDefault="00BF3059">
      <w:pPr>
        <w:spacing w:after="0" w:line="259" w:lineRule="auto"/>
        <w:ind w:left="2160" w:right="0" w:firstLine="0"/>
        <w:jc w:val="left"/>
      </w:pPr>
      <w:r>
        <w:rPr>
          <w:b/>
        </w:rPr>
        <w:t xml:space="preserve"> </w:t>
      </w:r>
    </w:p>
    <w:p w14:paraId="72717B51" w14:textId="77777777" w:rsidR="00352D87" w:rsidRDefault="00BF3059">
      <w:pPr>
        <w:spacing w:after="129" w:line="259" w:lineRule="auto"/>
        <w:ind w:left="0" w:right="932" w:firstLine="0"/>
        <w:jc w:val="right"/>
      </w:pPr>
      <w:r>
        <w:rPr>
          <w:noProof/>
        </w:rPr>
        <w:drawing>
          <wp:inline distT="0" distB="0" distL="0" distR="0" wp14:anchorId="4880C158" wp14:editId="0E861966">
            <wp:extent cx="5731510" cy="2804795"/>
            <wp:effectExtent l="0" t="0" r="0" b="0"/>
            <wp:docPr id="2327" name="Picture 2327"/>
            <wp:cNvGraphicFramePr/>
            <a:graphic xmlns:a="http://schemas.openxmlformats.org/drawingml/2006/main">
              <a:graphicData uri="http://schemas.openxmlformats.org/drawingml/2006/picture">
                <pic:pic xmlns:pic="http://schemas.openxmlformats.org/drawingml/2006/picture">
                  <pic:nvPicPr>
                    <pic:cNvPr id="2327" name="Picture 2327"/>
                    <pic:cNvPicPr/>
                  </pic:nvPicPr>
                  <pic:blipFill>
                    <a:blip r:embed="rId15"/>
                    <a:stretch>
                      <a:fillRect/>
                    </a:stretch>
                  </pic:blipFill>
                  <pic:spPr>
                    <a:xfrm>
                      <a:off x="0" y="0"/>
                      <a:ext cx="5731510" cy="2804795"/>
                    </a:xfrm>
                    <a:prstGeom prst="rect">
                      <a:avLst/>
                    </a:prstGeom>
                  </pic:spPr>
                </pic:pic>
              </a:graphicData>
            </a:graphic>
          </wp:inline>
        </w:drawing>
      </w:r>
      <w:r>
        <w:rPr>
          <w:b/>
        </w:rPr>
        <w:t xml:space="preserve"> </w:t>
      </w:r>
    </w:p>
    <w:p w14:paraId="0694D16F" w14:textId="77777777" w:rsidR="00352D87" w:rsidRDefault="00BF3059">
      <w:pPr>
        <w:spacing w:after="180" w:line="259" w:lineRule="auto"/>
        <w:ind w:left="2160" w:right="0" w:firstLine="0"/>
        <w:jc w:val="left"/>
      </w:pPr>
      <w:r>
        <w:rPr>
          <w:b/>
        </w:rPr>
        <w:t xml:space="preserve"> </w:t>
      </w:r>
    </w:p>
    <w:p w14:paraId="16333E4F" w14:textId="77777777" w:rsidR="00352D87" w:rsidRDefault="00BF3059">
      <w:pPr>
        <w:pStyle w:val="Heading4"/>
        <w:spacing w:after="180"/>
        <w:ind w:right="989"/>
        <w:jc w:val="center"/>
      </w:pPr>
      <w:r>
        <w:t xml:space="preserve">Fig 4: Object Diagram of CalmCore Recovery </w:t>
      </w:r>
    </w:p>
    <w:p w14:paraId="46EA0BE7" w14:textId="77777777" w:rsidR="00352D87" w:rsidRDefault="00BF3059">
      <w:pPr>
        <w:spacing w:after="180" w:line="259" w:lineRule="auto"/>
        <w:ind w:left="0" w:right="0" w:firstLine="0"/>
        <w:jc w:val="left"/>
      </w:pPr>
      <w:r>
        <w:rPr>
          <w:b/>
        </w:rPr>
        <w:t xml:space="preserve"> </w:t>
      </w:r>
    </w:p>
    <w:p w14:paraId="1BD78765" w14:textId="77777777" w:rsidR="00352D87" w:rsidRDefault="00BF3059">
      <w:pPr>
        <w:spacing w:after="180" w:line="259" w:lineRule="auto"/>
        <w:ind w:left="0" w:right="0" w:firstLine="0"/>
        <w:jc w:val="left"/>
      </w:pPr>
      <w:r>
        <w:rPr>
          <w:b/>
        </w:rPr>
        <w:t xml:space="preserve"> </w:t>
      </w:r>
    </w:p>
    <w:p w14:paraId="3671E570" w14:textId="77777777" w:rsidR="00352D87" w:rsidRDefault="00BF3059">
      <w:pPr>
        <w:spacing w:after="180" w:line="259" w:lineRule="auto"/>
        <w:ind w:left="0" w:right="0" w:firstLine="0"/>
        <w:jc w:val="left"/>
      </w:pPr>
      <w:r>
        <w:rPr>
          <w:b/>
        </w:rPr>
        <w:lastRenderedPageBreak/>
        <w:t xml:space="preserve"> </w:t>
      </w:r>
    </w:p>
    <w:p w14:paraId="4A7BD8EC" w14:textId="77777777" w:rsidR="00352D87" w:rsidRDefault="00BF3059">
      <w:pPr>
        <w:spacing w:after="184" w:line="259" w:lineRule="auto"/>
        <w:ind w:left="0" w:right="0" w:firstLine="0"/>
        <w:jc w:val="left"/>
      </w:pPr>
      <w:r>
        <w:rPr>
          <w:b/>
        </w:rPr>
        <w:t xml:space="preserve"> </w:t>
      </w:r>
    </w:p>
    <w:p w14:paraId="0C3DAA68" w14:textId="77777777" w:rsidR="00352D87" w:rsidRDefault="00BF3059">
      <w:pPr>
        <w:spacing w:after="206" w:line="259" w:lineRule="auto"/>
        <w:ind w:left="-5" w:right="0"/>
        <w:jc w:val="left"/>
      </w:pPr>
      <w:r>
        <w:rPr>
          <w:b/>
        </w:rPr>
        <w:t>Dynamic Modeling using State and Sequence Diagrams:</w:t>
      </w:r>
      <w:r>
        <w:t xml:space="preserve"> </w:t>
      </w:r>
    </w:p>
    <w:p w14:paraId="34BF1500" w14:textId="77777777" w:rsidR="00352D87" w:rsidRDefault="00BF3059">
      <w:pPr>
        <w:numPr>
          <w:ilvl w:val="0"/>
          <w:numId w:val="9"/>
        </w:numPr>
        <w:spacing w:after="196"/>
        <w:ind w:right="986" w:hanging="281"/>
      </w:pPr>
      <w:r>
        <w:rPr>
          <w:b/>
        </w:rPr>
        <w:t>State Diagrams:</w:t>
      </w:r>
      <w:r>
        <w:t xml:space="preserve"> State diagrams represent the </w:t>
      </w:r>
      <w:r>
        <w:rPr>
          <w:b/>
        </w:rPr>
        <w:t>lifecycle of an object</w:t>
      </w:r>
      <w:r>
        <w:t xml:space="preserve">—how it moves through different conditions or "states" during its existence. </w:t>
      </w:r>
    </w:p>
    <w:p w14:paraId="219563D7" w14:textId="77777777" w:rsidR="00352D87" w:rsidRDefault="00BF3059">
      <w:pPr>
        <w:numPr>
          <w:ilvl w:val="0"/>
          <w:numId w:val="9"/>
        </w:numPr>
        <w:ind w:right="986" w:hanging="281"/>
      </w:pPr>
      <w:r>
        <w:rPr>
          <w:b/>
        </w:rPr>
        <w:t>Sequence Diagrams:</w:t>
      </w:r>
      <w:r>
        <w:t xml:space="preserve"> Sequence diagrams model the </w:t>
      </w:r>
      <w:r>
        <w:rPr>
          <w:b/>
        </w:rPr>
        <w:t>interaction between objects</w:t>
      </w:r>
      <w:r>
        <w:t xml:space="preserve"> in a time-ordered sequence for a specific use case. </w:t>
      </w:r>
    </w:p>
    <w:p w14:paraId="7B23E37A" w14:textId="77777777" w:rsidR="00352D87" w:rsidRDefault="00BF3059">
      <w:pPr>
        <w:spacing w:after="127" w:line="259" w:lineRule="auto"/>
        <w:ind w:left="0" w:right="612" w:firstLine="0"/>
        <w:jc w:val="right"/>
      </w:pPr>
      <w:r>
        <w:rPr>
          <w:noProof/>
        </w:rPr>
        <w:drawing>
          <wp:inline distT="0" distB="0" distL="0" distR="0" wp14:anchorId="49891C05" wp14:editId="2C04CDF9">
            <wp:extent cx="5477510" cy="6166612"/>
            <wp:effectExtent l="0" t="0" r="0" b="0"/>
            <wp:docPr id="2343" name="Picture 2343"/>
            <wp:cNvGraphicFramePr/>
            <a:graphic xmlns:a="http://schemas.openxmlformats.org/drawingml/2006/main">
              <a:graphicData uri="http://schemas.openxmlformats.org/drawingml/2006/picture">
                <pic:pic xmlns:pic="http://schemas.openxmlformats.org/drawingml/2006/picture">
                  <pic:nvPicPr>
                    <pic:cNvPr id="2343" name="Picture 2343"/>
                    <pic:cNvPicPr/>
                  </pic:nvPicPr>
                  <pic:blipFill>
                    <a:blip r:embed="rId16"/>
                    <a:stretch>
                      <a:fillRect/>
                    </a:stretch>
                  </pic:blipFill>
                  <pic:spPr>
                    <a:xfrm>
                      <a:off x="0" y="0"/>
                      <a:ext cx="5477510" cy="6166612"/>
                    </a:xfrm>
                    <a:prstGeom prst="rect">
                      <a:avLst/>
                    </a:prstGeom>
                  </pic:spPr>
                </pic:pic>
              </a:graphicData>
            </a:graphic>
          </wp:inline>
        </w:drawing>
      </w:r>
      <w:r>
        <w:t xml:space="preserve"> </w:t>
      </w:r>
    </w:p>
    <w:p w14:paraId="2ADABE40" w14:textId="77777777" w:rsidR="00352D87" w:rsidRDefault="00BF3059">
      <w:pPr>
        <w:pStyle w:val="Heading4"/>
        <w:spacing w:after="182"/>
        <w:ind w:left="2170"/>
      </w:pPr>
      <w:r>
        <w:t xml:space="preserve">Fig 5: State Diagram of CalmCore Recovery </w:t>
      </w:r>
    </w:p>
    <w:p w14:paraId="24C16BB4" w14:textId="77777777" w:rsidR="00352D87" w:rsidRDefault="00BF3059">
      <w:pPr>
        <w:spacing w:after="0" w:line="259" w:lineRule="auto"/>
        <w:ind w:left="0" w:right="0" w:firstLine="0"/>
        <w:jc w:val="left"/>
      </w:pPr>
      <w:r>
        <w:rPr>
          <w:rFonts w:ascii="Calibri" w:eastAsia="Calibri" w:hAnsi="Calibri" w:cs="Calibri"/>
        </w:rPr>
        <w:t xml:space="preserve"> </w:t>
      </w:r>
    </w:p>
    <w:p w14:paraId="2B4D92B0" w14:textId="77777777" w:rsidR="00352D87" w:rsidRDefault="00BF3059">
      <w:pPr>
        <w:spacing w:after="127" w:line="259" w:lineRule="auto"/>
        <w:ind w:left="0" w:right="1894" w:firstLine="0"/>
        <w:jc w:val="right"/>
      </w:pPr>
      <w:r>
        <w:rPr>
          <w:noProof/>
        </w:rPr>
        <w:lastRenderedPageBreak/>
        <w:drawing>
          <wp:inline distT="0" distB="0" distL="0" distR="0" wp14:anchorId="4F5EA159" wp14:editId="7C60AFA4">
            <wp:extent cx="4505325" cy="6572250"/>
            <wp:effectExtent l="0" t="0" r="0" b="0"/>
            <wp:docPr id="2364" name="Picture 2364"/>
            <wp:cNvGraphicFramePr/>
            <a:graphic xmlns:a="http://schemas.openxmlformats.org/drawingml/2006/main">
              <a:graphicData uri="http://schemas.openxmlformats.org/drawingml/2006/picture">
                <pic:pic xmlns:pic="http://schemas.openxmlformats.org/drawingml/2006/picture">
                  <pic:nvPicPr>
                    <pic:cNvPr id="2364" name="Picture 2364"/>
                    <pic:cNvPicPr/>
                  </pic:nvPicPr>
                  <pic:blipFill>
                    <a:blip r:embed="rId17"/>
                    <a:stretch>
                      <a:fillRect/>
                    </a:stretch>
                  </pic:blipFill>
                  <pic:spPr>
                    <a:xfrm>
                      <a:off x="0" y="0"/>
                      <a:ext cx="4505325" cy="6572250"/>
                    </a:xfrm>
                    <a:prstGeom prst="rect">
                      <a:avLst/>
                    </a:prstGeom>
                  </pic:spPr>
                </pic:pic>
              </a:graphicData>
            </a:graphic>
          </wp:inline>
        </w:drawing>
      </w:r>
      <w:r>
        <w:rPr>
          <w:b/>
        </w:rPr>
        <w:t xml:space="preserve"> </w:t>
      </w:r>
    </w:p>
    <w:p w14:paraId="5A01298D" w14:textId="77777777" w:rsidR="00352D87" w:rsidRDefault="00BF3059">
      <w:pPr>
        <w:spacing w:after="180" w:line="259" w:lineRule="auto"/>
        <w:ind w:left="0" w:right="937" w:firstLine="0"/>
        <w:jc w:val="center"/>
      </w:pPr>
      <w:r>
        <w:rPr>
          <w:b/>
        </w:rPr>
        <w:t xml:space="preserve"> </w:t>
      </w:r>
    </w:p>
    <w:p w14:paraId="79A3E83A" w14:textId="77777777" w:rsidR="00352D87" w:rsidRDefault="00BF3059">
      <w:pPr>
        <w:spacing w:after="180" w:line="259" w:lineRule="auto"/>
        <w:ind w:left="0" w:right="937" w:firstLine="0"/>
        <w:jc w:val="center"/>
      </w:pPr>
      <w:r>
        <w:rPr>
          <w:b/>
        </w:rPr>
        <w:t xml:space="preserve"> </w:t>
      </w:r>
    </w:p>
    <w:p w14:paraId="2010E964" w14:textId="77777777" w:rsidR="00352D87" w:rsidRDefault="00BF3059">
      <w:pPr>
        <w:spacing w:after="180" w:line="259" w:lineRule="auto"/>
        <w:ind w:left="0" w:right="937" w:firstLine="0"/>
        <w:jc w:val="center"/>
      </w:pPr>
      <w:r>
        <w:rPr>
          <w:b/>
        </w:rPr>
        <w:t xml:space="preserve"> </w:t>
      </w:r>
    </w:p>
    <w:p w14:paraId="43D65F98" w14:textId="77777777" w:rsidR="00352D87" w:rsidRDefault="00BF3059">
      <w:pPr>
        <w:pStyle w:val="Heading4"/>
        <w:spacing w:after="180"/>
        <w:ind w:left="2031"/>
      </w:pPr>
      <w:r>
        <w:t xml:space="preserve">Fig 6: Sequence Diagram of CalmCore Recovery </w:t>
      </w:r>
    </w:p>
    <w:p w14:paraId="121E21E3" w14:textId="77777777" w:rsidR="00352D87" w:rsidRDefault="00BF3059">
      <w:pPr>
        <w:spacing w:after="180" w:line="259" w:lineRule="auto"/>
        <w:ind w:left="0" w:right="0" w:firstLine="0"/>
        <w:jc w:val="left"/>
      </w:pPr>
      <w:r>
        <w:rPr>
          <w:b/>
        </w:rPr>
        <w:t xml:space="preserve"> </w:t>
      </w:r>
    </w:p>
    <w:p w14:paraId="2906C8E0" w14:textId="77777777" w:rsidR="00352D87" w:rsidRDefault="00BF3059">
      <w:pPr>
        <w:spacing w:after="180" w:line="259" w:lineRule="auto"/>
        <w:ind w:left="0" w:right="0" w:firstLine="0"/>
        <w:jc w:val="left"/>
      </w:pPr>
      <w:r>
        <w:rPr>
          <w:b/>
        </w:rPr>
        <w:t xml:space="preserve"> </w:t>
      </w:r>
    </w:p>
    <w:p w14:paraId="0454F0D3" w14:textId="77777777" w:rsidR="00352D87" w:rsidRDefault="00BF3059">
      <w:pPr>
        <w:spacing w:after="0" w:line="259" w:lineRule="auto"/>
        <w:ind w:left="0" w:right="0" w:firstLine="0"/>
        <w:jc w:val="left"/>
      </w:pPr>
      <w:r>
        <w:rPr>
          <w:b/>
        </w:rPr>
        <w:t xml:space="preserve"> </w:t>
      </w:r>
    </w:p>
    <w:p w14:paraId="49A79203" w14:textId="77777777" w:rsidR="00352D87" w:rsidRDefault="00BF3059">
      <w:pPr>
        <w:spacing w:after="180" w:line="259" w:lineRule="auto"/>
        <w:ind w:left="0" w:right="0" w:firstLine="0"/>
        <w:jc w:val="left"/>
      </w:pPr>
      <w:r>
        <w:rPr>
          <w:b/>
        </w:rPr>
        <w:t xml:space="preserve"> </w:t>
      </w:r>
    </w:p>
    <w:p w14:paraId="3C99623E" w14:textId="77777777" w:rsidR="00352D87" w:rsidRDefault="00BF3059">
      <w:pPr>
        <w:spacing w:after="183" w:line="259" w:lineRule="auto"/>
        <w:ind w:left="0" w:right="0" w:firstLine="0"/>
        <w:jc w:val="left"/>
      </w:pPr>
      <w:r>
        <w:rPr>
          <w:b/>
        </w:rPr>
        <w:lastRenderedPageBreak/>
        <w:t xml:space="preserve"> </w:t>
      </w:r>
    </w:p>
    <w:p w14:paraId="635AC69A" w14:textId="77777777" w:rsidR="00352D87" w:rsidRDefault="00BF3059">
      <w:pPr>
        <w:spacing w:after="208" w:line="259" w:lineRule="auto"/>
        <w:ind w:left="-5" w:right="0"/>
        <w:jc w:val="left"/>
      </w:pPr>
      <w:r>
        <w:rPr>
          <w:b/>
        </w:rPr>
        <w:t>Process Modeling using Activity Diagrams:</w:t>
      </w:r>
      <w:r>
        <w:t xml:space="preserve"> </w:t>
      </w:r>
    </w:p>
    <w:p w14:paraId="2C81F93C" w14:textId="77777777" w:rsidR="00352D87" w:rsidRDefault="00BF3059">
      <w:pPr>
        <w:spacing w:after="107"/>
        <w:ind w:left="708" w:right="986" w:hanging="281"/>
      </w:pPr>
      <w:r>
        <w:rPr>
          <w:rFonts w:ascii="Segoe UI Symbol" w:eastAsia="Segoe UI Symbol" w:hAnsi="Segoe UI Symbol" w:cs="Segoe UI Symbol"/>
        </w:rPr>
        <w:t>•</w:t>
      </w:r>
      <w:r>
        <w:rPr>
          <w:rFonts w:ascii="Arial" w:eastAsia="Arial" w:hAnsi="Arial" w:cs="Arial"/>
        </w:rPr>
        <w:t xml:space="preserve"> </w:t>
      </w:r>
      <w:r>
        <w:rPr>
          <w:b/>
        </w:rPr>
        <w:t>Activity Diagrams:</w:t>
      </w:r>
      <w:r>
        <w:t xml:space="preserve"> Activity Diagrams are used to model the step-by-step workflow of a system, highlighting the sequence of actions, decisions, and parallel activities. The given diagram represents the User Workflow Process in a mental health system. It starts when a user logs into the platform and selects their role—Patient, Admin, or Health Professional. Depending on the role selected, different activity flows are triggered. </w:t>
      </w:r>
    </w:p>
    <w:p w14:paraId="11432CDF" w14:textId="77777777" w:rsidR="00352D87" w:rsidRDefault="00BF3059">
      <w:pPr>
        <w:spacing w:after="129" w:line="259" w:lineRule="auto"/>
        <w:ind w:left="0" w:right="1959" w:firstLine="0"/>
        <w:jc w:val="right"/>
      </w:pPr>
      <w:r>
        <w:rPr>
          <w:noProof/>
        </w:rPr>
        <w:drawing>
          <wp:inline distT="0" distB="0" distL="0" distR="0" wp14:anchorId="243F1E64" wp14:editId="247DA6E4">
            <wp:extent cx="4631690" cy="5094605"/>
            <wp:effectExtent l="0" t="0" r="0" b="0"/>
            <wp:docPr id="2412" name="Picture 2412"/>
            <wp:cNvGraphicFramePr/>
            <a:graphic xmlns:a="http://schemas.openxmlformats.org/drawingml/2006/main">
              <a:graphicData uri="http://schemas.openxmlformats.org/drawingml/2006/picture">
                <pic:pic xmlns:pic="http://schemas.openxmlformats.org/drawingml/2006/picture">
                  <pic:nvPicPr>
                    <pic:cNvPr id="2412" name="Picture 2412"/>
                    <pic:cNvPicPr/>
                  </pic:nvPicPr>
                  <pic:blipFill>
                    <a:blip r:embed="rId18"/>
                    <a:stretch>
                      <a:fillRect/>
                    </a:stretch>
                  </pic:blipFill>
                  <pic:spPr>
                    <a:xfrm>
                      <a:off x="0" y="0"/>
                      <a:ext cx="4631690" cy="5094605"/>
                    </a:xfrm>
                    <a:prstGeom prst="rect">
                      <a:avLst/>
                    </a:prstGeom>
                  </pic:spPr>
                </pic:pic>
              </a:graphicData>
            </a:graphic>
          </wp:inline>
        </w:drawing>
      </w:r>
      <w:r>
        <w:t xml:space="preserve"> </w:t>
      </w:r>
    </w:p>
    <w:p w14:paraId="591D11B8" w14:textId="77777777" w:rsidR="00352D87" w:rsidRDefault="00BF3059">
      <w:pPr>
        <w:spacing w:after="180" w:line="259" w:lineRule="auto"/>
        <w:ind w:left="0" w:right="0" w:firstLine="0"/>
        <w:jc w:val="left"/>
      </w:pPr>
      <w:r>
        <w:t xml:space="preserve"> </w:t>
      </w:r>
    </w:p>
    <w:p w14:paraId="4B3DAE36" w14:textId="77777777" w:rsidR="00352D87" w:rsidRDefault="00BF3059">
      <w:pPr>
        <w:spacing w:after="180" w:line="259" w:lineRule="auto"/>
        <w:ind w:right="1002"/>
        <w:jc w:val="center"/>
      </w:pPr>
      <w:r>
        <w:rPr>
          <w:b/>
        </w:rPr>
        <w:t xml:space="preserve">Fig 7: Activity Diagram of CalmCore Recover </w:t>
      </w:r>
    </w:p>
    <w:p w14:paraId="18513CD0" w14:textId="4ADCA833" w:rsidR="00352D87" w:rsidRDefault="480B0B6C" w:rsidP="480B0B6C">
      <w:pPr>
        <w:spacing w:after="182" w:line="259" w:lineRule="auto"/>
        <w:ind w:left="2160" w:right="0" w:firstLine="0"/>
        <w:jc w:val="left"/>
        <w:rPr>
          <w:rFonts w:ascii="Helvetica" w:eastAsia="Helvetica" w:hAnsi="Helvetica" w:cs="Helvetica"/>
          <w:color w:val="FF0000"/>
          <w:sz w:val="22"/>
          <w:szCs w:val="22"/>
        </w:rPr>
      </w:pPr>
      <w:r w:rsidRPr="480B0B6C">
        <w:rPr>
          <w:b/>
          <w:bCs/>
          <w:color w:val="FF0000"/>
        </w:rPr>
        <w:t xml:space="preserve"> </w:t>
      </w:r>
      <w:r w:rsidRPr="480B0B6C">
        <w:rPr>
          <w:rFonts w:ascii="Helvetica" w:eastAsia="Helvetica" w:hAnsi="Helvetica" w:cs="Helvetica"/>
          <w:color w:val="FF0000"/>
          <w:sz w:val="22"/>
          <w:szCs w:val="22"/>
        </w:rPr>
        <w:t xml:space="preserve">4.2 Algorithm Details </w:t>
      </w:r>
      <w:proofErr w:type="gramStart"/>
      <w:r w:rsidRPr="480B0B6C">
        <w:rPr>
          <w:rFonts w:ascii="Helvetica" w:eastAsia="Helvetica" w:hAnsi="Helvetica" w:cs="Helvetica"/>
          <w:color w:val="FF0000"/>
          <w:sz w:val="22"/>
          <w:szCs w:val="22"/>
        </w:rPr>
        <w:t>The</w:t>
      </w:r>
      <w:proofErr w:type="gramEnd"/>
      <w:r w:rsidRPr="480B0B6C">
        <w:rPr>
          <w:rFonts w:ascii="Helvetica" w:eastAsia="Helvetica" w:hAnsi="Helvetica" w:cs="Helvetica"/>
          <w:color w:val="FF0000"/>
          <w:sz w:val="22"/>
          <w:szCs w:val="22"/>
        </w:rPr>
        <w:t xml:space="preserve"> Calm Core Recovery System is a web-based mental rehabilitation platform that supports essential functions for managing users, appointments, self-assessments, and therapy sessions. Users can register, log in, and manage their profiles with secure authentication. The system checks every input for correctness before saving data. It also allows therapists to view </w:t>
      </w:r>
      <w:r w:rsidRPr="480B0B6C">
        <w:rPr>
          <w:rFonts w:ascii="Helvetica" w:eastAsia="Helvetica" w:hAnsi="Helvetica" w:cs="Helvetica"/>
          <w:color w:val="FF0000"/>
          <w:sz w:val="22"/>
          <w:szCs w:val="22"/>
        </w:rPr>
        <w:lastRenderedPageBreak/>
        <w:t xml:space="preserve">and update session details, while patients can monitor their progress. Notifications are provided for actions such as new registrations, appointment confirmations, and updates to keep users informed. Appointment and Session Management: Patients can schedule online or offline therapy sessions according to therapist availability. Each operation follows these basic steps: Validate appointment details and therapist schedules. Perform the necessary database actions to store or update records. Notify users about appointment status through messages or alerts. Log completed sessions and store therapy notes for progress tracking. Users can also fill out self-assessment forms to record their mental state, which helps generate personal growth reports and assist therapists in treatment planning. AI Chatbot for Mental Health Support: We have integrated an AI-powered </w:t>
      </w:r>
      <w:proofErr w:type="gramStart"/>
      <w:r w:rsidRPr="480B0B6C">
        <w:rPr>
          <w:rFonts w:ascii="Helvetica" w:eastAsia="Helvetica" w:hAnsi="Helvetica" w:cs="Helvetica"/>
          <w:color w:val="FF0000"/>
          <w:sz w:val="22"/>
          <w:szCs w:val="22"/>
        </w:rPr>
        <w:t>chatbot</w:t>
      </w:r>
      <w:proofErr w:type="gramEnd"/>
      <w:r w:rsidRPr="480B0B6C">
        <w:rPr>
          <w:rFonts w:ascii="Helvetica" w:eastAsia="Helvetica" w:hAnsi="Helvetica" w:cs="Helvetica"/>
          <w:color w:val="FF0000"/>
          <w:sz w:val="22"/>
          <w:szCs w:val="22"/>
        </w:rPr>
        <w:t xml:space="preserve"> to assist users in identifying their emotional state and providing instant support. The process works as follows: The user inputs feelings, thoughts, or symptoms into the chatbot interface. The AI analyzes the input using a trained model on common mental health patterns. The chatbot provides supportive responses, coping techniques, and suggestions for professional help when needed. This feature adds valuable emotional guidance, especially for users seeking immediate comfort or living in areas with limited access to therapy. The system is also multilingual and user-friendly, ensuring easy access and understanding for users from different backgrounds.</w:t>
      </w:r>
    </w:p>
    <w:p w14:paraId="7F96C050" w14:textId="77777777" w:rsidR="00352D87" w:rsidRDefault="00BF3059">
      <w:pPr>
        <w:spacing w:after="0" w:line="259" w:lineRule="auto"/>
        <w:ind w:left="0" w:right="0" w:firstLine="0"/>
        <w:jc w:val="left"/>
      </w:pPr>
      <w:r>
        <w:rPr>
          <w:rFonts w:ascii="Calibri" w:eastAsia="Calibri" w:hAnsi="Calibri" w:cs="Calibri"/>
        </w:rPr>
        <w:t xml:space="preserve"> </w:t>
      </w:r>
    </w:p>
    <w:p w14:paraId="27B61F30" w14:textId="77777777" w:rsidR="00E21AE9" w:rsidRDefault="00E21AE9">
      <w:pPr>
        <w:spacing w:after="160" w:line="278" w:lineRule="auto"/>
        <w:ind w:left="0" w:right="0" w:firstLine="0"/>
        <w:jc w:val="left"/>
        <w:rPr>
          <w:b/>
          <w:sz w:val="32"/>
        </w:rPr>
      </w:pPr>
      <w:bookmarkStart w:id="21" w:name="_Toc212598482"/>
      <w:r>
        <w:br w:type="page"/>
      </w:r>
    </w:p>
    <w:p w14:paraId="555CCB93" w14:textId="3FFB5344" w:rsidR="00352D87" w:rsidRDefault="00BF3059">
      <w:pPr>
        <w:pStyle w:val="Heading1"/>
        <w:ind w:right="723"/>
      </w:pPr>
      <w:r>
        <w:lastRenderedPageBreak/>
        <w:t>Chapter 4: System Design</w:t>
      </w:r>
      <w:bookmarkEnd w:id="21"/>
      <w:r>
        <w:t xml:space="preserve"> </w:t>
      </w:r>
    </w:p>
    <w:p w14:paraId="63FAB2D2" w14:textId="77777777" w:rsidR="00352D87" w:rsidRDefault="00BF3059">
      <w:pPr>
        <w:spacing w:after="219" w:line="259" w:lineRule="auto"/>
        <w:ind w:left="0" w:right="0" w:firstLine="0"/>
        <w:jc w:val="left"/>
      </w:pPr>
      <w:r>
        <w:rPr>
          <w:rFonts w:ascii="Calibri" w:eastAsia="Calibri" w:hAnsi="Calibri" w:cs="Calibri"/>
        </w:rPr>
        <w:t xml:space="preserve"> </w:t>
      </w:r>
    </w:p>
    <w:p w14:paraId="23AB1C20" w14:textId="77777777" w:rsidR="00352D87" w:rsidRDefault="00BF3059">
      <w:pPr>
        <w:pStyle w:val="Heading2"/>
        <w:ind w:left="-5"/>
      </w:pPr>
      <w:bookmarkStart w:id="22" w:name="_Toc212598483"/>
      <w:r>
        <w:t>4.1 Design (Object-Oriented Approach)</w:t>
      </w:r>
      <w:bookmarkEnd w:id="22"/>
      <w:r>
        <w:t xml:space="preserve"> </w:t>
      </w:r>
    </w:p>
    <w:p w14:paraId="7662B86F" w14:textId="77777777" w:rsidR="00352D87" w:rsidRDefault="00BF3059">
      <w:pPr>
        <w:ind w:left="-5" w:right="986"/>
      </w:pPr>
      <w:r>
        <w:t xml:space="preserve">The system design phase elaborates on the logical and physical architecture of Calm Core Recovery translating the analysis models into detailed blueprints for implementation. Adhering to an object-oriented approach, the design focuses on defining modular, reusable, and maintainable components. </w:t>
      </w:r>
    </w:p>
    <w:p w14:paraId="444A7F19" w14:textId="77777777" w:rsidR="00352D87" w:rsidRDefault="00BF3059">
      <w:pPr>
        <w:ind w:left="-5" w:right="986"/>
      </w:pPr>
      <w:r>
        <w:rPr>
          <w:b/>
        </w:rPr>
        <w:t>Refinement of Class, Object, State and Activity Diagrams:</w:t>
      </w:r>
      <w:r>
        <w:t xml:space="preserve"> Building upon the analysis phase, these diagrams will be refined to include more granular details, such as method signatures, data types, and specific object instances. This ensures a comprehensive representation of the system's static structure and dynamic behavior. </w:t>
      </w:r>
    </w:p>
    <w:p w14:paraId="78FAB6D3" w14:textId="77777777" w:rsidR="00352D87" w:rsidRDefault="00BF3059">
      <w:pPr>
        <w:spacing w:after="122" w:line="259" w:lineRule="auto"/>
        <w:ind w:left="0" w:right="0" w:firstLine="0"/>
        <w:jc w:val="left"/>
      </w:pPr>
      <w:r>
        <w:t xml:space="preserve"> </w:t>
      </w:r>
    </w:p>
    <w:p w14:paraId="4544A733" w14:textId="77777777" w:rsidR="00352D87" w:rsidRDefault="00BF3059">
      <w:pPr>
        <w:spacing w:after="129" w:line="259" w:lineRule="auto"/>
        <w:ind w:left="0" w:right="0" w:firstLine="0"/>
        <w:jc w:val="right"/>
      </w:pPr>
      <w:r>
        <w:rPr>
          <w:noProof/>
        </w:rPr>
        <w:drawing>
          <wp:inline distT="0" distB="0" distL="0" distR="0" wp14:anchorId="03783407" wp14:editId="357090B0">
            <wp:extent cx="6323331" cy="4402328"/>
            <wp:effectExtent l="0" t="0" r="0" b="0"/>
            <wp:docPr id="2460" name="Picture 2460"/>
            <wp:cNvGraphicFramePr/>
            <a:graphic xmlns:a="http://schemas.openxmlformats.org/drawingml/2006/main">
              <a:graphicData uri="http://schemas.openxmlformats.org/drawingml/2006/picture">
                <pic:pic xmlns:pic="http://schemas.openxmlformats.org/drawingml/2006/picture">
                  <pic:nvPicPr>
                    <pic:cNvPr id="2460" name="Picture 2460"/>
                    <pic:cNvPicPr/>
                  </pic:nvPicPr>
                  <pic:blipFill>
                    <a:blip r:embed="rId19"/>
                    <a:stretch>
                      <a:fillRect/>
                    </a:stretch>
                  </pic:blipFill>
                  <pic:spPr>
                    <a:xfrm>
                      <a:off x="0" y="0"/>
                      <a:ext cx="6323331" cy="4402328"/>
                    </a:xfrm>
                    <a:prstGeom prst="rect">
                      <a:avLst/>
                    </a:prstGeom>
                  </pic:spPr>
                </pic:pic>
              </a:graphicData>
            </a:graphic>
          </wp:inline>
        </w:drawing>
      </w:r>
      <w:r>
        <w:t xml:space="preserve"> </w:t>
      </w:r>
    </w:p>
    <w:p w14:paraId="75CF34C1" w14:textId="77777777" w:rsidR="00352D87" w:rsidRDefault="00BF3059">
      <w:pPr>
        <w:spacing w:after="180" w:line="259" w:lineRule="auto"/>
        <w:ind w:left="0" w:right="0" w:firstLine="0"/>
        <w:jc w:val="left"/>
      </w:pPr>
      <w:r>
        <w:t xml:space="preserve"> </w:t>
      </w:r>
    </w:p>
    <w:p w14:paraId="2927B92A" w14:textId="77777777" w:rsidR="00352D87" w:rsidRDefault="00BF3059">
      <w:pPr>
        <w:pStyle w:val="Heading4"/>
        <w:spacing w:after="180"/>
        <w:ind w:right="278"/>
        <w:jc w:val="center"/>
      </w:pPr>
      <w:r>
        <w:t xml:space="preserve">Fig 8: Refined Class Diagram of CalmCore Recovery </w:t>
      </w:r>
    </w:p>
    <w:p w14:paraId="73F74D35" w14:textId="77777777" w:rsidR="00352D87" w:rsidRDefault="00BF3059">
      <w:pPr>
        <w:spacing w:after="207" w:line="259" w:lineRule="auto"/>
        <w:ind w:left="0" w:right="0" w:firstLine="0"/>
        <w:jc w:val="left"/>
      </w:pPr>
      <w:r>
        <w:t xml:space="preserve"> </w:t>
      </w:r>
    </w:p>
    <w:p w14:paraId="7159D8FF" w14:textId="77777777" w:rsidR="00352D87" w:rsidRDefault="00BF3059">
      <w:pPr>
        <w:spacing w:after="0" w:line="259" w:lineRule="auto"/>
        <w:ind w:left="0" w:right="0" w:firstLine="0"/>
        <w:jc w:val="left"/>
      </w:pPr>
      <w:r>
        <w:t xml:space="preserve"> </w:t>
      </w:r>
      <w:r>
        <w:tab/>
        <w:t xml:space="preserve"> </w:t>
      </w:r>
    </w:p>
    <w:p w14:paraId="1EE69A76" w14:textId="77777777" w:rsidR="00352D87" w:rsidRDefault="00BF3059">
      <w:pPr>
        <w:spacing w:after="180" w:line="259" w:lineRule="auto"/>
        <w:ind w:left="0" w:right="0" w:firstLine="0"/>
        <w:jc w:val="left"/>
      </w:pPr>
      <w:r>
        <w:lastRenderedPageBreak/>
        <w:t xml:space="preserve"> </w:t>
      </w:r>
    </w:p>
    <w:p w14:paraId="0FC06308" w14:textId="77777777" w:rsidR="00352D87" w:rsidRDefault="00BF3059">
      <w:pPr>
        <w:spacing w:after="122" w:line="259" w:lineRule="auto"/>
        <w:ind w:left="0" w:right="0" w:firstLine="0"/>
        <w:jc w:val="left"/>
      </w:pPr>
      <w:r>
        <w:t xml:space="preserve"> </w:t>
      </w:r>
    </w:p>
    <w:p w14:paraId="62A3EC4A" w14:textId="77777777" w:rsidR="00352D87" w:rsidRDefault="00BF3059">
      <w:pPr>
        <w:spacing w:after="129" w:line="259" w:lineRule="auto"/>
        <w:ind w:left="0" w:right="332" w:firstLine="0"/>
        <w:jc w:val="right"/>
      </w:pPr>
      <w:r>
        <w:rPr>
          <w:noProof/>
        </w:rPr>
        <w:drawing>
          <wp:inline distT="0" distB="0" distL="0" distR="0" wp14:anchorId="3A6B86DB" wp14:editId="4A214E02">
            <wp:extent cx="6109970" cy="4732020"/>
            <wp:effectExtent l="0" t="0" r="0" b="0"/>
            <wp:docPr id="2479" name="Picture 2479"/>
            <wp:cNvGraphicFramePr/>
            <a:graphic xmlns:a="http://schemas.openxmlformats.org/drawingml/2006/main">
              <a:graphicData uri="http://schemas.openxmlformats.org/drawingml/2006/picture">
                <pic:pic xmlns:pic="http://schemas.openxmlformats.org/drawingml/2006/picture">
                  <pic:nvPicPr>
                    <pic:cNvPr id="2479" name="Picture 2479"/>
                    <pic:cNvPicPr/>
                  </pic:nvPicPr>
                  <pic:blipFill>
                    <a:blip r:embed="rId20"/>
                    <a:stretch>
                      <a:fillRect/>
                    </a:stretch>
                  </pic:blipFill>
                  <pic:spPr>
                    <a:xfrm>
                      <a:off x="0" y="0"/>
                      <a:ext cx="6109970" cy="4732020"/>
                    </a:xfrm>
                    <a:prstGeom prst="rect">
                      <a:avLst/>
                    </a:prstGeom>
                  </pic:spPr>
                </pic:pic>
              </a:graphicData>
            </a:graphic>
          </wp:inline>
        </w:drawing>
      </w:r>
      <w:r>
        <w:t xml:space="preserve"> </w:t>
      </w:r>
    </w:p>
    <w:p w14:paraId="45ACD08A" w14:textId="77777777" w:rsidR="00352D87" w:rsidRDefault="00BF3059">
      <w:pPr>
        <w:spacing w:after="180" w:line="259" w:lineRule="auto"/>
        <w:ind w:left="2160" w:right="0" w:firstLine="0"/>
        <w:jc w:val="left"/>
      </w:pPr>
      <w:r>
        <w:rPr>
          <w:b/>
        </w:rPr>
        <w:t xml:space="preserve"> </w:t>
      </w:r>
    </w:p>
    <w:p w14:paraId="11C90910" w14:textId="77777777" w:rsidR="00352D87" w:rsidRDefault="00BF3059">
      <w:pPr>
        <w:spacing w:after="177" w:line="259" w:lineRule="auto"/>
        <w:ind w:left="2160" w:right="0" w:firstLine="0"/>
        <w:jc w:val="left"/>
      </w:pPr>
      <w:r>
        <w:rPr>
          <w:b/>
        </w:rPr>
        <w:t xml:space="preserve"> </w:t>
      </w:r>
    </w:p>
    <w:p w14:paraId="686D76DD" w14:textId="77777777" w:rsidR="00352D87" w:rsidRDefault="00BF3059">
      <w:pPr>
        <w:pStyle w:val="Heading4"/>
        <w:ind w:left="2170"/>
      </w:pPr>
      <w:r>
        <w:lastRenderedPageBreak/>
        <w:t xml:space="preserve">Fig 9: Refined Object Diagram of CalmCore Recovery </w:t>
      </w:r>
    </w:p>
    <w:p w14:paraId="4A75E423" w14:textId="77777777" w:rsidR="00352D87" w:rsidRDefault="00BF3059">
      <w:pPr>
        <w:spacing w:after="129" w:line="259" w:lineRule="auto"/>
        <w:ind w:left="0" w:right="240" w:firstLine="0"/>
        <w:jc w:val="right"/>
      </w:pPr>
      <w:r>
        <w:rPr>
          <w:noProof/>
        </w:rPr>
        <w:drawing>
          <wp:inline distT="0" distB="0" distL="0" distR="0" wp14:anchorId="7ABA8361" wp14:editId="604F2C94">
            <wp:extent cx="6171692" cy="5941695"/>
            <wp:effectExtent l="0" t="0" r="0" b="0"/>
            <wp:docPr id="2498" name="Picture 2498"/>
            <wp:cNvGraphicFramePr/>
            <a:graphic xmlns:a="http://schemas.openxmlformats.org/drawingml/2006/main">
              <a:graphicData uri="http://schemas.openxmlformats.org/drawingml/2006/picture">
                <pic:pic xmlns:pic="http://schemas.openxmlformats.org/drawingml/2006/picture">
                  <pic:nvPicPr>
                    <pic:cNvPr id="2498" name="Picture 2498"/>
                    <pic:cNvPicPr/>
                  </pic:nvPicPr>
                  <pic:blipFill>
                    <a:blip r:embed="rId21"/>
                    <a:stretch>
                      <a:fillRect/>
                    </a:stretch>
                  </pic:blipFill>
                  <pic:spPr>
                    <a:xfrm>
                      <a:off x="0" y="0"/>
                      <a:ext cx="6171692" cy="5941695"/>
                    </a:xfrm>
                    <a:prstGeom prst="rect">
                      <a:avLst/>
                    </a:prstGeom>
                  </pic:spPr>
                </pic:pic>
              </a:graphicData>
            </a:graphic>
          </wp:inline>
        </w:drawing>
      </w:r>
      <w:r>
        <w:t xml:space="preserve"> </w:t>
      </w:r>
    </w:p>
    <w:p w14:paraId="27BDE31D" w14:textId="77777777" w:rsidR="00352D87" w:rsidRDefault="00BF3059">
      <w:pPr>
        <w:spacing w:after="180" w:line="259" w:lineRule="auto"/>
        <w:ind w:left="0" w:right="0" w:firstLine="0"/>
        <w:jc w:val="left"/>
      </w:pPr>
      <w:r>
        <w:rPr>
          <w:rFonts w:ascii="Calibri" w:eastAsia="Calibri" w:hAnsi="Calibri" w:cs="Calibri"/>
        </w:rPr>
        <w:t xml:space="preserve"> </w:t>
      </w:r>
    </w:p>
    <w:p w14:paraId="3ABEA58E" w14:textId="77777777" w:rsidR="00352D87" w:rsidRDefault="00BF3059">
      <w:pPr>
        <w:pStyle w:val="Heading4"/>
        <w:spacing w:after="180"/>
        <w:ind w:right="185"/>
        <w:jc w:val="center"/>
      </w:pPr>
      <w:r>
        <w:t xml:space="preserve">Fig 10: Refined State Diagram of CalmCore Recovery </w:t>
      </w:r>
    </w:p>
    <w:p w14:paraId="3EE20025" w14:textId="77777777" w:rsidR="00352D87" w:rsidRDefault="00BF3059">
      <w:pPr>
        <w:spacing w:after="0" w:line="259" w:lineRule="auto"/>
        <w:ind w:left="0" w:right="0" w:firstLine="0"/>
        <w:jc w:val="left"/>
      </w:pPr>
      <w:r>
        <w:rPr>
          <w:rFonts w:ascii="Calibri" w:eastAsia="Calibri" w:hAnsi="Calibri" w:cs="Calibri"/>
        </w:rPr>
        <w:t xml:space="preserve"> </w:t>
      </w:r>
    </w:p>
    <w:p w14:paraId="7F2C50D2" w14:textId="77777777" w:rsidR="00352D87" w:rsidRDefault="00BF3059">
      <w:pPr>
        <w:tabs>
          <w:tab w:val="center" w:pos="720"/>
          <w:tab w:val="center" w:pos="4150"/>
        </w:tabs>
        <w:spacing w:after="51" w:line="259" w:lineRule="auto"/>
        <w:ind w:left="0" w:right="0" w:firstLine="0"/>
        <w:jc w:val="left"/>
      </w:pPr>
      <w:r>
        <w:rPr>
          <w:b/>
          <w:sz w:val="32"/>
        </w:rPr>
        <w:lastRenderedPageBreak/>
        <w:t xml:space="preserve">  </w:t>
      </w:r>
      <w:r>
        <w:rPr>
          <w:b/>
          <w:sz w:val="32"/>
        </w:rPr>
        <w:tab/>
        <w:t xml:space="preserve"> </w:t>
      </w:r>
      <w:r>
        <w:rPr>
          <w:b/>
          <w:sz w:val="32"/>
        </w:rPr>
        <w:tab/>
      </w:r>
      <w:r>
        <w:rPr>
          <w:noProof/>
        </w:rPr>
        <w:drawing>
          <wp:inline distT="0" distB="0" distL="0" distR="0" wp14:anchorId="586E0BD8" wp14:editId="10C954C2">
            <wp:extent cx="3386328" cy="8149590"/>
            <wp:effectExtent l="0" t="0" r="0" b="0"/>
            <wp:docPr id="2517" name="Picture 2517"/>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22"/>
                    <a:stretch>
                      <a:fillRect/>
                    </a:stretch>
                  </pic:blipFill>
                  <pic:spPr>
                    <a:xfrm>
                      <a:off x="0" y="0"/>
                      <a:ext cx="3386328" cy="8149590"/>
                    </a:xfrm>
                    <a:prstGeom prst="rect">
                      <a:avLst/>
                    </a:prstGeom>
                  </pic:spPr>
                </pic:pic>
              </a:graphicData>
            </a:graphic>
          </wp:inline>
        </w:drawing>
      </w:r>
      <w:r>
        <w:rPr>
          <w:b/>
          <w:sz w:val="32"/>
        </w:rPr>
        <w:t xml:space="preserve"> </w:t>
      </w:r>
    </w:p>
    <w:p w14:paraId="62259022" w14:textId="77777777" w:rsidR="00352D87" w:rsidRDefault="00BF3059">
      <w:pPr>
        <w:spacing w:after="180" w:line="259" w:lineRule="auto"/>
        <w:ind w:left="0" w:right="0" w:firstLine="0"/>
        <w:jc w:val="left"/>
      </w:pPr>
      <w:r>
        <w:rPr>
          <w:b/>
        </w:rPr>
        <w:t xml:space="preserve"> </w:t>
      </w:r>
    </w:p>
    <w:p w14:paraId="56174E54" w14:textId="77777777" w:rsidR="00352D87" w:rsidRDefault="00BF3059">
      <w:pPr>
        <w:spacing w:after="0" w:line="259" w:lineRule="auto"/>
        <w:ind w:left="0" w:right="2639" w:firstLine="0"/>
        <w:jc w:val="right"/>
      </w:pPr>
      <w:r>
        <w:rPr>
          <w:b/>
        </w:rPr>
        <w:t xml:space="preserve">Fig 11: Refined Sequence Diagram of CalmCore Recovery </w:t>
      </w:r>
    </w:p>
    <w:p w14:paraId="5724CE85" w14:textId="77777777" w:rsidR="00352D87" w:rsidRDefault="00BF3059">
      <w:pPr>
        <w:spacing w:after="189" w:line="259" w:lineRule="auto"/>
        <w:ind w:left="0" w:right="0" w:firstLine="0"/>
        <w:jc w:val="left"/>
      </w:pPr>
      <w:r>
        <w:rPr>
          <w:b/>
          <w:sz w:val="32"/>
        </w:rPr>
        <w:lastRenderedPageBreak/>
        <w:t xml:space="preserve"> </w:t>
      </w:r>
    </w:p>
    <w:p w14:paraId="3A13B4A2" w14:textId="77777777" w:rsidR="00352D87" w:rsidRDefault="00BF3059">
      <w:pPr>
        <w:spacing w:after="0" w:line="259" w:lineRule="auto"/>
        <w:ind w:left="0" w:right="0" w:firstLine="0"/>
        <w:jc w:val="left"/>
      </w:pPr>
      <w:r>
        <w:rPr>
          <w:b/>
          <w:sz w:val="32"/>
        </w:rPr>
        <w:t xml:space="preserve"> </w:t>
      </w:r>
    </w:p>
    <w:p w14:paraId="21058F68" w14:textId="77777777" w:rsidR="00352D87" w:rsidRDefault="00BF3059">
      <w:pPr>
        <w:spacing w:after="105" w:line="259" w:lineRule="auto"/>
        <w:ind w:left="0" w:right="516" w:firstLine="0"/>
        <w:jc w:val="right"/>
      </w:pPr>
      <w:r>
        <w:rPr>
          <w:noProof/>
        </w:rPr>
        <w:drawing>
          <wp:inline distT="0" distB="0" distL="0" distR="0" wp14:anchorId="16C5508D" wp14:editId="2AAFDBEF">
            <wp:extent cx="5986145" cy="5892800"/>
            <wp:effectExtent l="0" t="0" r="0" b="0"/>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23"/>
                    <a:stretch>
                      <a:fillRect/>
                    </a:stretch>
                  </pic:blipFill>
                  <pic:spPr>
                    <a:xfrm>
                      <a:off x="0" y="0"/>
                      <a:ext cx="5986145" cy="5892800"/>
                    </a:xfrm>
                    <a:prstGeom prst="rect">
                      <a:avLst/>
                    </a:prstGeom>
                  </pic:spPr>
                </pic:pic>
              </a:graphicData>
            </a:graphic>
          </wp:inline>
        </w:drawing>
      </w:r>
      <w:r>
        <w:rPr>
          <w:b/>
          <w:sz w:val="32"/>
        </w:rPr>
        <w:t xml:space="preserve"> </w:t>
      </w:r>
    </w:p>
    <w:p w14:paraId="6D5B597A" w14:textId="77777777" w:rsidR="00352D87" w:rsidRDefault="00BF3059">
      <w:pPr>
        <w:spacing w:after="112" w:line="259" w:lineRule="auto"/>
        <w:ind w:left="0" w:right="0" w:firstLine="0"/>
        <w:jc w:val="left"/>
      </w:pPr>
      <w:r>
        <w:rPr>
          <w:b/>
          <w:sz w:val="32"/>
        </w:rPr>
        <w:t xml:space="preserve"> </w:t>
      </w:r>
    </w:p>
    <w:p w14:paraId="64848F36" w14:textId="77777777" w:rsidR="00352D87" w:rsidRDefault="00BF3059">
      <w:pPr>
        <w:spacing w:after="254" w:line="259" w:lineRule="auto"/>
        <w:ind w:left="2170" w:right="0"/>
        <w:jc w:val="left"/>
      </w:pPr>
      <w:r w:rsidRPr="28576106">
        <w:rPr>
          <w:b/>
          <w:bCs/>
        </w:rPr>
        <w:t xml:space="preserve">Fig 12: Refined Activity Diagram of CalmCore Recovery </w:t>
      </w:r>
    </w:p>
    <w:p w14:paraId="5776C3C5" w14:textId="48BC622D" w:rsidR="00352D87" w:rsidRDefault="00352D87" w:rsidP="28576106">
      <w:pPr>
        <w:pStyle w:val="Heading1"/>
        <w:spacing w:after="254" w:line="259" w:lineRule="auto"/>
        <w:ind w:left="2170"/>
        <w:jc w:val="left"/>
      </w:pPr>
    </w:p>
    <w:p w14:paraId="3877401F" w14:textId="77777777" w:rsidR="00033432" w:rsidRDefault="00033432" w:rsidP="28576106"/>
    <w:p w14:paraId="28AE5F8D" w14:textId="77777777" w:rsidR="00033432" w:rsidRDefault="00033432" w:rsidP="28576106"/>
    <w:p w14:paraId="0CD51E98" w14:textId="77777777" w:rsidR="00033432" w:rsidRDefault="00033432" w:rsidP="28576106"/>
    <w:p w14:paraId="0A6FFE02" w14:textId="77777777" w:rsidR="00033432" w:rsidRDefault="00033432" w:rsidP="28576106"/>
    <w:p w14:paraId="6845A668" w14:textId="77777777" w:rsidR="00B64404" w:rsidRDefault="00033432" w:rsidP="00033432">
      <w:pPr>
        <w:pStyle w:val="Heading3"/>
      </w:pPr>
      <w:r>
        <w:lastRenderedPageBreak/>
        <w:t>4.1.2 Component Diagram</w:t>
      </w:r>
    </w:p>
    <w:p w14:paraId="7CDF1CD5" w14:textId="16622346" w:rsidR="006E3F05" w:rsidRDefault="006E3F05" w:rsidP="006E3F05">
      <w:pPr>
        <w:ind w:right="0"/>
      </w:pPr>
      <w:r w:rsidRPr="006E3F05">
        <w:t xml:space="preserve">A component diagram shows how the </w:t>
      </w:r>
      <w:r w:rsidRPr="006E3F05">
        <w:rPr>
          <w:b/>
          <w:bCs/>
        </w:rPr>
        <w:t>Calmcore Recovery System</w:t>
      </w:r>
      <w:r w:rsidRPr="006E3F05">
        <w:t xml:space="preserve"> is divided into different modules. Each component focuses on a specific function such as user authentication, AI chatbot support, video consultations, messaging, and resource management. These modules work together to provide a smooth mental health recovery experience for users, therapists, and</w:t>
      </w:r>
      <w:r>
        <w:t xml:space="preserve"> </w:t>
      </w:r>
      <w:r w:rsidRPr="006E3F05">
        <w:t>administrators.</w:t>
      </w:r>
    </w:p>
    <w:p w14:paraId="085878AE" w14:textId="77777777" w:rsidR="006E3F05" w:rsidRDefault="006E3F05" w:rsidP="006E3F05">
      <w:pPr>
        <w:ind w:right="0"/>
      </w:pPr>
    </w:p>
    <w:p w14:paraId="5F1BC4D9" w14:textId="1799A86D" w:rsidR="00B64404" w:rsidRDefault="003E742E" w:rsidP="006E3F05">
      <w:pPr>
        <w:ind w:right="0"/>
      </w:pPr>
      <w:r>
        <w:rPr>
          <w:noProof/>
        </w:rPr>
        <w:drawing>
          <wp:inline distT="0" distB="0" distL="0" distR="0" wp14:anchorId="44235ADC" wp14:editId="5A3F54C4">
            <wp:extent cx="6019800" cy="2682240"/>
            <wp:effectExtent l="0" t="0" r="0" b="3810"/>
            <wp:docPr id="1727244494" name="Picture 2" descr="A diagram of a recover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44494" name="Picture 2" descr="A diagram of a recovery syste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0" cy="2682240"/>
                    </a:xfrm>
                    <a:prstGeom prst="rect">
                      <a:avLst/>
                    </a:prstGeom>
                    <a:noFill/>
                    <a:ln>
                      <a:noFill/>
                    </a:ln>
                  </pic:spPr>
                </pic:pic>
              </a:graphicData>
            </a:graphic>
          </wp:inline>
        </w:drawing>
      </w:r>
    </w:p>
    <w:p w14:paraId="0D5FAD8E" w14:textId="16FAA3F5" w:rsidR="00192777" w:rsidRDefault="002D4E24" w:rsidP="002D4E24">
      <w:pPr>
        <w:tabs>
          <w:tab w:val="left" w:pos="4750"/>
        </w:tabs>
        <w:spacing w:after="254" w:line="259" w:lineRule="auto"/>
        <w:ind w:left="2170" w:right="0"/>
        <w:rPr>
          <w:b/>
          <w:bCs/>
        </w:rPr>
      </w:pPr>
      <w:r>
        <w:rPr>
          <w:b/>
          <w:bCs/>
        </w:rPr>
        <w:tab/>
        <w:t xml:space="preserve">           </w:t>
      </w:r>
      <w:r w:rsidR="00192777" w:rsidRPr="28576106">
        <w:rPr>
          <w:b/>
          <w:bCs/>
        </w:rPr>
        <w:t xml:space="preserve">Fig 12: </w:t>
      </w:r>
      <w:r w:rsidR="00192777">
        <w:rPr>
          <w:b/>
          <w:bCs/>
        </w:rPr>
        <w:t>Component Diagram</w:t>
      </w:r>
    </w:p>
    <w:p w14:paraId="45852E20" w14:textId="2E871592" w:rsidR="007E7A1E" w:rsidRPr="007E7A1E" w:rsidRDefault="009C57A2" w:rsidP="007E7A1E">
      <w:pPr>
        <w:tabs>
          <w:tab w:val="left" w:pos="4750"/>
        </w:tabs>
        <w:spacing w:after="0" w:line="360" w:lineRule="auto"/>
        <w:ind w:left="14" w:right="0" w:hanging="14"/>
      </w:pPr>
      <w:r w:rsidRPr="009C57A2">
        <w:t>The diagram clearly displays how the system’s components interact across the frontend, backend, and database. Each layer has a defined role</w:t>
      </w:r>
      <w:r>
        <w:t xml:space="preserve">. </w:t>
      </w:r>
      <w:r w:rsidR="007E7A1E" w:rsidRPr="007E7A1E">
        <w:t>The major roles and responsibilities are as follows:</w:t>
      </w:r>
    </w:p>
    <w:p w14:paraId="0C979E3E" w14:textId="6AD0E146" w:rsidR="009C57A2" w:rsidRDefault="009C57A2" w:rsidP="00417E38">
      <w:pPr>
        <w:pStyle w:val="ListParagraph"/>
        <w:numPr>
          <w:ilvl w:val="0"/>
          <w:numId w:val="17"/>
        </w:numPr>
        <w:tabs>
          <w:tab w:val="left" w:pos="4750"/>
        </w:tabs>
        <w:spacing w:after="0" w:line="360" w:lineRule="auto"/>
        <w:ind w:left="360" w:right="0"/>
      </w:pPr>
      <w:r w:rsidRPr="009C57A2">
        <w:t xml:space="preserve">The </w:t>
      </w:r>
      <w:r w:rsidRPr="009C57A2">
        <w:rPr>
          <w:b/>
          <w:bCs/>
        </w:rPr>
        <w:t>frontend</w:t>
      </w:r>
      <w:r w:rsidRPr="009C57A2">
        <w:t xml:space="preserve"> (built with Tailwind CSS and JavaScript) provides the user interface for login, communication, and accessing recovery tools.</w:t>
      </w:r>
    </w:p>
    <w:p w14:paraId="68318747" w14:textId="77777777" w:rsidR="00373EAF" w:rsidRDefault="00373EAF" w:rsidP="00417E38">
      <w:pPr>
        <w:pStyle w:val="ListParagraph"/>
        <w:numPr>
          <w:ilvl w:val="0"/>
          <w:numId w:val="17"/>
        </w:numPr>
        <w:tabs>
          <w:tab w:val="left" w:pos="4750"/>
        </w:tabs>
        <w:spacing w:after="0" w:line="360" w:lineRule="auto"/>
        <w:ind w:left="360" w:right="0"/>
      </w:pPr>
      <w:r w:rsidRPr="00373EAF">
        <w:t xml:space="preserve">The </w:t>
      </w:r>
      <w:r w:rsidRPr="00373EAF">
        <w:rPr>
          <w:b/>
          <w:bCs/>
        </w:rPr>
        <w:t>backend</w:t>
      </w:r>
      <w:r w:rsidRPr="00373EAF">
        <w:t xml:space="preserve"> (built with Laravel and Livewire) manages system logic, user sessions, and data processing.</w:t>
      </w:r>
    </w:p>
    <w:p w14:paraId="112E7F59" w14:textId="0BA9C8B9" w:rsidR="007E7A1E" w:rsidRDefault="00373EAF" w:rsidP="00373EAF">
      <w:pPr>
        <w:pStyle w:val="ListParagraph"/>
        <w:numPr>
          <w:ilvl w:val="0"/>
          <w:numId w:val="17"/>
        </w:numPr>
        <w:tabs>
          <w:tab w:val="left" w:pos="4750"/>
        </w:tabs>
        <w:spacing w:after="0" w:line="360" w:lineRule="auto"/>
        <w:ind w:left="360" w:right="0"/>
      </w:pPr>
      <w:r w:rsidRPr="00373EAF">
        <w:t xml:space="preserve">The </w:t>
      </w:r>
      <w:r w:rsidRPr="00373EAF">
        <w:rPr>
          <w:b/>
          <w:bCs/>
        </w:rPr>
        <w:t>database</w:t>
      </w:r>
      <w:r w:rsidRPr="00373EAF">
        <w:t xml:space="preserve"> (MySQL) securely stores all user information, chatbot logs, messages, video sessions, and resources.</w:t>
      </w:r>
    </w:p>
    <w:p w14:paraId="246C4079" w14:textId="77777777" w:rsidR="0056705F" w:rsidRDefault="0056705F" w:rsidP="0056705F">
      <w:pPr>
        <w:pStyle w:val="ListParagraph"/>
        <w:tabs>
          <w:tab w:val="left" w:pos="4750"/>
        </w:tabs>
        <w:spacing w:after="0" w:line="360" w:lineRule="auto"/>
        <w:ind w:left="360" w:right="0" w:firstLine="0"/>
      </w:pPr>
    </w:p>
    <w:p w14:paraId="199A2FDD" w14:textId="77777777" w:rsidR="006477FB" w:rsidRDefault="006477FB">
      <w:pPr>
        <w:spacing w:after="160" w:line="278" w:lineRule="auto"/>
        <w:ind w:left="0" w:right="0" w:firstLine="0"/>
        <w:jc w:val="left"/>
        <w:rPr>
          <w:b/>
        </w:rPr>
      </w:pPr>
      <w:r>
        <w:br w:type="page"/>
      </w:r>
    </w:p>
    <w:p w14:paraId="7A921407" w14:textId="057CA387" w:rsidR="00845F79" w:rsidRDefault="00845F79" w:rsidP="00845F79">
      <w:pPr>
        <w:pStyle w:val="Heading3"/>
      </w:pPr>
      <w:r>
        <w:lastRenderedPageBreak/>
        <w:t>4.1.</w:t>
      </w:r>
      <w:r>
        <w:t>3</w:t>
      </w:r>
      <w:r>
        <w:t xml:space="preserve"> </w:t>
      </w:r>
      <w:r w:rsidR="00351E4C">
        <w:t>Deployment Diagram</w:t>
      </w:r>
    </w:p>
    <w:p w14:paraId="46BF4836" w14:textId="77777777" w:rsidR="006477FB" w:rsidRPr="006477FB" w:rsidRDefault="006477FB" w:rsidP="006477FB"/>
    <w:p w14:paraId="4B5E8E0F" w14:textId="77777777" w:rsidR="006477FB" w:rsidRPr="006477FB" w:rsidRDefault="006477FB" w:rsidP="006477FB"/>
    <w:p w14:paraId="41FDFCF1" w14:textId="58ACE90D" w:rsidR="00351E4C" w:rsidRPr="00351E4C" w:rsidRDefault="00957CFF" w:rsidP="00351E4C">
      <w:r>
        <w:rPr>
          <w:noProof/>
        </w:rPr>
        <w:drawing>
          <wp:inline distT="0" distB="0" distL="0" distR="0" wp14:anchorId="2F4F4B90" wp14:editId="70978C32">
            <wp:extent cx="5848350" cy="4048125"/>
            <wp:effectExtent l="0" t="0" r="0" b="9525"/>
            <wp:docPr id="10759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8350" cy="4048125"/>
                    </a:xfrm>
                    <a:prstGeom prst="rect">
                      <a:avLst/>
                    </a:prstGeom>
                    <a:noFill/>
                    <a:ln>
                      <a:noFill/>
                    </a:ln>
                  </pic:spPr>
                </pic:pic>
              </a:graphicData>
            </a:graphic>
          </wp:inline>
        </w:drawing>
      </w:r>
    </w:p>
    <w:p w14:paraId="761A37E8" w14:textId="77777777" w:rsidR="0056705F" w:rsidRPr="007E7A1E" w:rsidRDefault="0056705F" w:rsidP="0056705F">
      <w:pPr>
        <w:pStyle w:val="ListParagraph"/>
        <w:tabs>
          <w:tab w:val="left" w:pos="4750"/>
        </w:tabs>
        <w:spacing w:after="0" w:line="360" w:lineRule="auto"/>
        <w:ind w:left="360" w:right="0" w:firstLine="0"/>
      </w:pPr>
    </w:p>
    <w:p w14:paraId="34690865" w14:textId="77777777" w:rsidR="007E7A1E" w:rsidRPr="00631EBA" w:rsidRDefault="007E7A1E" w:rsidP="00631EBA">
      <w:pPr>
        <w:tabs>
          <w:tab w:val="left" w:pos="4750"/>
        </w:tabs>
        <w:spacing w:after="0" w:line="360" w:lineRule="auto"/>
        <w:ind w:left="14" w:right="0" w:hanging="14"/>
      </w:pPr>
    </w:p>
    <w:p w14:paraId="6F225D6A" w14:textId="77777777" w:rsidR="007251E3" w:rsidRDefault="00BF3059" w:rsidP="00CA6DA6">
      <w:pPr>
        <w:pStyle w:val="Heading2"/>
        <w:ind w:left="10"/>
      </w:pPr>
      <w:r w:rsidRPr="00192777">
        <w:br w:type="page"/>
      </w:r>
      <w:r w:rsidR="00CA6DA6">
        <w:lastRenderedPageBreak/>
        <w:t>4.</w:t>
      </w:r>
      <w:r w:rsidR="00CA6DA6">
        <w:t>2</w:t>
      </w:r>
      <w:r w:rsidR="00CA6DA6">
        <w:t xml:space="preserve"> </w:t>
      </w:r>
      <w:r w:rsidR="007251E3">
        <w:t>Algorithm Details</w:t>
      </w:r>
    </w:p>
    <w:p w14:paraId="792875F0" w14:textId="77777777" w:rsidR="00166BAF" w:rsidRPr="00166BAF" w:rsidRDefault="00166BAF" w:rsidP="00166BAF"/>
    <w:p w14:paraId="4A96D4B3" w14:textId="4505EBFE" w:rsidR="007251E3" w:rsidRPr="007251E3" w:rsidRDefault="007251E3" w:rsidP="007251E3">
      <w:pPr>
        <w:spacing w:after="0" w:line="360" w:lineRule="auto"/>
        <w:ind w:left="0" w:right="0" w:firstLine="0"/>
        <w:rPr>
          <w:rFonts w:eastAsia="Helvetica"/>
          <w:color w:val="000000" w:themeColor="text1"/>
          <w:szCs w:val="24"/>
        </w:rPr>
      </w:pPr>
      <w:r w:rsidRPr="007251E3">
        <w:rPr>
          <w:rFonts w:eastAsia="Helvetica"/>
          <w:color w:val="000000" w:themeColor="text1"/>
          <w:szCs w:val="24"/>
        </w:rPr>
        <w:t xml:space="preserve">Details The Calm Core Recovery System is a web-based mental rehabilitation platform that supports essential functions for managing users, appointments, self-assessments, and therapy sessions. Users can register, log in, and manage their profiles with secure authentication. The system checks every input for correctness before saving data. It also allows therapists to view and update session details, while patients can monitor their progress. Notifications are provided for actions such as new registrations, appointment confirmations, and updates to keep users informed. Appointment and Session Management: Patients can schedule online or offline therapy sessions according to therapist availability. Each operation follows these basic steps: Validate appointment details and therapist schedules. Perform the necessary database actions to store or update records. Notify users about appointment status through messages or alerts. Log completed sessions and store therapy notes for progress tracking. Users can also fill out self-assessment forms to record their mental state, which helps generate personal growth reports and assist therapists in treatment planning. AI Chatbot for Mental Health Support: We have integrated an AI-powered </w:t>
      </w:r>
      <w:r w:rsidR="006A4AF4" w:rsidRPr="007251E3">
        <w:rPr>
          <w:rFonts w:eastAsia="Helvetica"/>
          <w:color w:val="000000" w:themeColor="text1"/>
          <w:szCs w:val="24"/>
        </w:rPr>
        <w:t>Chatbot</w:t>
      </w:r>
      <w:r w:rsidRPr="007251E3">
        <w:rPr>
          <w:rFonts w:eastAsia="Helvetica"/>
          <w:color w:val="000000" w:themeColor="text1"/>
          <w:szCs w:val="24"/>
        </w:rPr>
        <w:t xml:space="preserve"> to assist users in identifying their emotional state and providing instant support. The process works as follows: The user inputs feelings, thoughts, or symptoms into the chatbot interface. The AI analyzes the input using a trained model on common mental health patterns. The chatbot provides supportive responses, coping techniques, and suggestions for professional help when needed. This feature adds valuable emotional guidance, especially for users seeking immediate comfort or living in areas with limited access to therapy. The system is also multilingual and user-friendly, ensuring easy access and understanding for users from different backgrounds.</w:t>
      </w:r>
    </w:p>
    <w:p w14:paraId="6A4094BC" w14:textId="77777777" w:rsidR="007251E3" w:rsidRPr="007251E3" w:rsidRDefault="007251E3" w:rsidP="007251E3"/>
    <w:p w14:paraId="6B0732B1" w14:textId="2EF7AFDC" w:rsidR="00CA6DA6" w:rsidRDefault="00CA6DA6" w:rsidP="00CA6DA6">
      <w:pPr>
        <w:pStyle w:val="Heading2"/>
        <w:ind w:left="10"/>
      </w:pPr>
      <w:r>
        <w:t xml:space="preserve"> </w:t>
      </w:r>
    </w:p>
    <w:p w14:paraId="07C52DC7" w14:textId="3E70089D" w:rsidR="00352D87" w:rsidRDefault="00352D87" w:rsidP="28576106"/>
    <w:p w14:paraId="3A62148B" w14:textId="2311557B" w:rsidR="00352D87" w:rsidRDefault="00BF3059" w:rsidP="28576106">
      <w:r>
        <w:br w:type="page"/>
      </w:r>
    </w:p>
    <w:p w14:paraId="13531B6E" w14:textId="3EEF97CC" w:rsidR="00352D87" w:rsidRDefault="00352D87" w:rsidP="00B64404"/>
    <w:p w14:paraId="08B54D09" w14:textId="08CEEB7C" w:rsidR="00463D0B" w:rsidRPr="000521AD" w:rsidRDefault="00463D0B" w:rsidP="000521AD">
      <w:pPr>
        <w:ind w:left="0" w:firstLine="0"/>
        <w:rPr>
          <w:ins w:id="23" w:author="Microsoft Word" w:date="2025-10-30T15:31:00Z" w16du:dateUtc="2025-10-30T09:46:00Z"/>
        </w:rPr>
      </w:pPr>
      <w:bookmarkStart w:id="24" w:name="_Toc212598484"/>
      <w:ins w:id="25" w:author="Microsoft Word" w:date="2025-10-30T15:31:00Z" w16du:dateUtc="2025-10-30T09:46:00Z">
        <w:r>
          <w:br w:type="page"/>
        </w:r>
      </w:ins>
    </w:p>
    <w:p w14:paraId="629846ED" w14:textId="6CF47A34" w:rsidR="00352D87" w:rsidRDefault="00BF3059" w:rsidP="00463D0B">
      <w:pPr>
        <w:pStyle w:val="Heading1"/>
      </w:pPr>
      <w:r>
        <w:lastRenderedPageBreak/>
        <w:t xml:space="preserve"> 5: IMPLEMENTATION AND TESTING</w:t>
      </w:r>
      <w:bookmarkEnd w:id="24"/>
      <w:r>
        <w:t xml:space="preserve"> </w:t>
      </w:r>
    </w:p>
    <w:p w14:paraId="06E5ECD6" w14:textId="77777777" w:rsidR="00352D87" w:rsidRDefault="00BF3059">
      <w:pPr>
        <w:spacing w:after="219" w:line="259" w:lineRule="auto"/>
        <w:ind w:left="0" w:right="0" w:firstLine="0"/>
        <w:jc w:val="left"/>
      </w:pPr>
      <w:r>
        <w:rPr>
          <w:rFonts w:ascii="Calibri" w:eastAsia="Calibri" w:hAnsi="Calibri" w:cs="Calibri"/>
        </w:rPr>
        <w:t xml:space="preserve"> </w:t>
      </w:r>
    </w:p>
    <w:p w14:paraId="3DBB6F16" w14:textId="77777777" w:rsidR="00352D87" w:rsidRDefault="00BF3059">
      <w:pPr>
        <w:pStyle w:val="Heading2"/>
        <w:ind w:left="-5"/>
      </w:pPr>
      <w:bookmarkStart w:id="26" w:name="_Toc212598485"/>
      <w:r>
        <w:t>5.1 Implementation</w:t>
      </w:r>
      <w:bookmarkEnd w:id="26"/>
      <w:r>
        <w:t xml:space="preserve"> </w:t>
      </w:r>
    </w:p>
    <w:p w14:paraId="5AA17250" w14:textId="77777777" w:rsidR="00352D87" w:rsidRDefault="00BF3059" w:rsidP="00463D0B">
      <w:pPr>
        <w:spacing w:after="204"/>
        <w:ind w:right="0"/>
      </w:pPr>
      <w:r>
        <w:t>The implementation phase focused on building a modular, secure platform for mental health management using modern web technologies and AI integration</w:t>
      </w:r>
      <w:r>
        <w:rPr>
          <w:b/>
        </w:rPr>
        <w:t xml:space="preserve">. </w:t>
      </w:r>
    </w:p>
    <w:p w14:paraId="7EAB404C" w14:textId="77777777" w:rsidR="00352D87" w:rsidRDefault="00BF3059" w:rsidP="00463D0B">
      <w:pPr>
        <w:pStyle w:val="Heading3"/>
        <w:spacing w:after="59" w:line="263" w:lineRule="auto"/>
        <w:ind w:left="0"/>
      </w:pPr>
      <w:bookmarkStart w:id="27" w:name="_Toc212598486"/>
      <w:r>
        <w:rPr>
          <w:sz w:val="28"/>
        </w:rPr>
        <w:t>5.1.1 Tools Used</w:t>
      </w:r>
      <w:bookmarkEnd w:id="27"/>
      <w:r>
        <w:rPr>
          <w:sz w:val="28"/>
        </w:rPr>
        <w:t xml:space="preserve"> </w:t>
      </w:r>
    </w:p>
    <w:p w14:paraId="0ACEB0A1" w14:textId="77777777" w:rsidR="00352D87" w:rsidRDefault="00BF3059" w:rsidP="00463D0B">
      <w:pPr>
        <w:spacing w:after="6" w:line="276" w:lineRule="auto"/>
        <w:ind w:left="0" w:right="0"/>
        <w:jc w:val="left"/>
      </w:pPr>
      <w:r>
        <w:t xml:space="preserve">The following tools and technologies were selected for the implementation of Calm core recovery, based on their suitability for scalable, high-performance web applications with AI capabilities:  </w:t>
      </w:r>
    </w:p>
    <w:p w14:paraId="365ABE45" w14:textId="77777777" w:rsidR="00352D87" w:rsidRDefault="00BF3059" w:rsidP="00463D0B">
      <w:pPr>
        <w:spacing w:after="207" w:line="259" w:lineRule="auto"/>
        <w:ind w:left="0" w:right="0"/>
        <w:jc w:val="left"/>
      </w:pPr>
      <w:r>
        <w:rPr>
          <w:b/>
          <w:color w:val="262626"/>
        </w:rPr>
        <w:t xml:space="preserve"> Programming Languages:</w:t>
      </w:r>
      <w:r>
        <w:rPr>
          <w:color w:val="262626"/>
        </w:rPr>
        <w:t xml:space="preserve">  </w:t>
      </w:r>
    </w:p>
    <w:p w14:paraId="5242363B" w14:textId="77777777" w:rsidR="00352D87" w:rsidRDefault="00BF3059" w:rsidP="00463D0B">
      <w:pPr>
        <w:numPr>
          <w:ilvl w:val="0"/>
          <w:numId w:val="10"/>
        </w:numPr>
        <w:spacing w:after="0" w:line="267" w:lineRule="auto"/>
        <w:ind w:left="420" w:right="0" w:hanging="420"/>
        <w:jc w:val="left"/>
      </w:pPr>
      <w:r>
        <w:rPr>
          <w:color w:val="262626"/>
        </w:rPr>
        <w:t xml:space="preserve">PHP: For Backend (Laravel)  </w:t>
      </w:r>
    </w:p>
    <w:p w14:paraId="5127551E" w14:textId="77777777" w:rsidR="00352D87" w:rsidRDefault="00BF3059" w:rsidP="00463D0B">
      <w:pPr>
        <w:numPr>
          <w:ilvl w:val="0"/>
          <w:numId w:val="10"/>
        </w:numPr>
        <w:spacing w:after="128" w:line="267" w:lineRule="auto"/>
        <w:ind w:left="420" w:right="0" w:hanging="420"/>
        <w:jc w:val="left"/>
      </w:pPr>
      <w:r>
        <w:rPr>
          <w:color w:val="262626"/>
        </w:rPr>
        <w:t xml:space="preserve">JavaScript: For Frontend (Vanilla JS and Alpine JS) </w:t>
      </w:r>
      <w:r>
        <w:t xml:space="preserve"> </w:t>
      </w:r>
    </w:p>
    <w:p w14:paraId="6CF93803" w14:textId="77777777" w:rsidR="00352D87" w:rsidRDefault="00BF3059" w:rsidP="00463D0B">
      <w:pPr>
        <w:spacing w:after="207" w:line="259" w:lineRule="auto"/>
        <w:ind w:left="0" w:right="0"/>
        <w:jc w:val="left"/>
      </w:pPr>
      <w:r>
        <w:rPr>
          <w:b/>
          <w:color w:val="262626"/>
        </w:rPr>
        <w:t xml:space="preserve">Frontend Framework/Libraries:  </w:t>
      </w:r>
    </w:p>
    <w:p w14:paraId="2FE6BC4F" w14:textId="77777777" w:rsidR="00352D87" w:rsidRDefault="00BF3059" w:rsidP="00463D0B">
      <w:pPr>
        <w:numPr>
          <w:ilvl w:val="0"/>
          <w:numId w:val="10"/>
        </w:numPr>
        <w:spacing w:after="174" w:line="267" w:lineRule="auto"/>
        <w:ind w:left="0" w:right="0" w:hanging="420"/>
        <w:jc w:val="left"/>
      </w:pPr>
      <w:r>
        <w:rPr>
          <w:color w:val="262626"/>
        </w:rPr>
        <w:t xml:space="preserve">Tailwind CSS: For utility-first CSS styling, enabling rapid and responsive UI    development [1]. </w:t>
      </w:r>
      <w:r>
        <w:t xml:space="preserve"> </w:t>
      </w:r>
    </w:p>
    <w:p w14:paraId="41D2E7DC" w14:textId="77777777" w:rsidR="00352D87" w:rsidRDefault="00BF3059" w:rsidP="00463D0B">
      <w:pPr>
        <w:spacing w:after="207" w:line="259" w:lineRule="auto"/>
        <w:ind w:left="0" w:right="0"/>
        <w:jc w:val="left"/>
      </w:pPr>
      <w:r>
        <w:rPr>
          <w:b/>
          <w:color w:val="262626"/>
        </w:rPr>
        <w:t>Backend Framework:</w:t>
      </w:r>
      <w:r>
        <w:rPr>
          <w:color w:val="262626"/>
        </w:rPr>
        <w:t xml:space="preserve"> </w:t>
      </w:r>
      <w:r>
        <w:t xml:space="preserve"> </w:t>
      </w:r>
    </w:p>
    <w:p w14:paraId="5315AF7F" w14:textId="77777777" w:rsidR="00352D87" w:rsidRDefault="00BF3059" w:rsidP="00463D0B">
      <w:pPr>
        <w:numPr>
          <w:ilvl w:val="0"/>
          <w:numId w:val="10"/>
        </w:numPr>
        <w:spacing w:after="128" w:line="267" w:lineRule="auto"/>
        <w:ind w:left="0" w:right="0" w:hanging="420"/>
        <w:jc w:val="left"/>
      </w:pPr>
      <w:r>
        <w:rPr>
          <w:color w:val="262626"/>
        </w:rPr>
        <w:t xml:space="preserve">Laravel(12x) Framework: For building robust RESTful APIs for the backend. </w:t>
      </w:r>
    </w:p>
    <w:p w14:paraId="01FA8D68" w14:textId="77777777" w:rsidR="00352D87" w:rsidRDefault="00BF3059" w:rsidP="00463D0B">
      <w:pPr>
        <w:spacing w:after="207" w:line="259" w:lineRule="auto"/>
        <w:ind w:left="0" w:right="0"/>
        <w:jc w:val="left"/>
      </w:pPr>
      <w:r>
        <w:rPr>
          <w:b/>
          <w:color w:val="262626"/>
        </w:rPr>
        <w:t xml:space="preserve"> Database Platform:</w:t>
      </w:r>
      <w:r>
        <w:rPr>
          <w:color w:val="262626"/>
        </w:rPr>
        <w:t xml:space="preserve"> </w:t>
      </w:r>
    </w:p>
    <w:p w14:paraId="040F8256" w14:textId="77777777" w:rsidR="00352D87" w:rsidRDefault="00BF3059" w:rsidP="00463D0B">
      <w:pPr>
        <w:numPr>
          <w:ilvl w:val="0"/>
          <w:numId w:val="10"/>
        </w:numPr>
        <w:spacing w:after="170" w:line="267" w:lineRule="auto"/>
        <w:ind w:left="0" w:right="0" w:hanging="420"/>
        <w:jc w:val="left"/>
      </w:pPr>
      <w:r>
        <w:rPr>
          <w:color w:val="262626"/>
        </w:rPr>
        <w:t xml:space="preserve">MySQL: For storing relational data such as patient, Doctor profiles, various sessions and resources. </w:t>
      </w:r>
    </w:p>
    <w:p w14:paraId="6207CF85" w14:textId="77777777" w:rsidR="00352D87" w:rsidRDefault="00BF3059" w:rsidP="00463D0B">
      <w:pPr>
        <w:spacing w:after="247" w:line="265" w:lineRule="auto"/>
        <w:ind w:left="0" w:right="0"/>
        <w:jc w:val="left"/>
      </w:pPr>
      <w:r>
        <w:rPr>
          <w:b/>
          <w:color w:val="404040"/>
        </w:rPr>
        <w:t>Cloud Services:</w:t>
      </w:r>
      <w:r>
        <w:rPr>
          <w:b/>
          <w:color w:val="262626"/>
        </w:rPr>
        <w:t xml:space="preserve"> </w:t>
      </w:r>
    </w:p>
    <w:p w14:paraId="60B10D94" w14:textId="77777777" w:rsidR="00352D87" w:rsidRDefault="00BF3059" w:rsidP="00463D0B">
      <w:pPr>
        <w:numPr>
          <w:ilvl w:val="0"/>
          <w:numId w:val="10"/>
        </w:numPr>
        <w:spacing w:after="27" w:line="425" w:lineRule="auto"/>
        <w:ind w:left="0" w:right="0" w:hanging="420"/>
        <w:jc w:val="left"/>
      </w:pPr>
      <w:proofErr w:type="spellStart"/>
      <w:r>
        <w:rPr>
          <w:color w:val="404040"/>
        </w:rPr>
        <w:t>Cloudinary</w:t>
      </w:r>
      <w:proofErr w:type="spellEnd"/>
      <w:r>
        <w:rPr>
          <w:color w:val="404040"/>
        </w:rPr>
        <w:t xml:space="preserve"> API: For secure video/image storage, transcoding, and optimized delivery of therapy content [1].</w:t>
      </w:r>
      <w:r>
        <w:t xml:space="preserve"> </w:t>
      </w:r>
    </w:p>
    <w:p w14:paraId="0362C362" w14:textId="77777777" w:rsidR="00352D87" w:rsidRDefault="00BF3059" w:rsidP="00463D0B">
      <w:pPr>
        <w:numPr>
          <w:ilvl w:val="0"/>
          <w:numId w:val="10"/>
        </w:numPr>
        <w:spacing w:after="30" w:line="425" w:lineRule="auto"/>
        <w:ind w:left="0" w:right="0" w:hanging="420"/>
        <w:jc w:val="left"/>
      </w:pPr>
      <w:r>
        <w:rPr>
          <w:color w:val="404040"/>
        </w:rPr>
        <w:t>MySQL Database: Relational database for structured storage of user records, appointments, and therapy plans.</w:t>
      </w:r>
      <w:r>
        <w:t xml:space="preserve"> </w:t>
      </w:r>
    </w:p>
    <w:p w14:paraId="7EEE2731" w14:textId="77777777" w:rsidR="00352D87" w:rsidRDefault="00BF3059" w:rsidP="00463D0B">
      <w:pPr>
        <w:numPr>
          <w:ilvl w:val="0"/>
          <w:numId w:val="10"/>
        </w:numPr>
        <w:spacing w:after="140" w:line="265" w:lineRule="auto"/>
        <w:ind w:left="0" w:right="0" w:hanging="420"/>
        <w:jc w:val="left"/>
      </w:pPr>
      <w:r>
        <w:rPr>
          <w:color w:val="404040"/>
        </w:rPr>
        <w:t>Laravel Forge/</w:t>
      </w:r>
      <w:proofErr w:type="spellStart"/>
      <w:r>
        <w:rPr>
          <w:color w:val="404040"/>
        </w:rPr>
        <w:t>Envoyer</w:t>
      </w:r>
      <w:proofErr w:type="spellEnd"/>
      <w:r>
        <w:rPr>
          <w:color w:val="404040"/>
        </w:rPr>
        <w:t xml:space="preserve">: For automated deployment and server management of </w:t>
      </w:r>
    </w:p>
    <w:p w14:paraId="11628388" w14:textId="77777777" w:rsidR="00352D87" w:rsidRDefault="00BF3059" w:rsidP="00463D0B">
      <w:pPr>
        <w:spacing w:after="394" w:line="265" w:lineRule="auto"/>
        <w:ind w:left="0" w:right="0"/>
        <w:jc w:val="left"/>
      </w:pPr>
      <w:r>
        <w:rPr>
          <w:color w:val="404040"/>
        </w:rPr>
        <w:t>Laravel application.</w:t>
      </w:r>
      <w:r>
        <w:t xml:space="preserve"> </w:t>
      </w:r>
    </w:p>
    <w:p w14:paraId="0B5CAE49" w14:textId="77777777" w:rsidR="00352D87" w:rsidRDefault="00BF3059" w:rsidP="00463D0B">
      <w:pPr>
        <w:spacing w:after="392" w:line="265" w:lineRule="auto"/>
        <w:ind w:left="0" w:right="0"/>
        <w:jc w:val="left"/>
      </w:pPr>
      <w:r>
        <w:rPr>
          <w:b/>
          <w:color w:val="404040"/>
        </w:rPr>
        <w:t>Version Control System:</w:t>
      </w:r>
      <w:r>
        <w:rPr>
          <w:b/>
        </w:rPr>
        <w:t xml:space="preserve"> </w:t>
      </w:r>
    </w:p>
    <w:p w14:paraId="7D96CAA2" w14:textId="77777777" w:rsidR="00352D87" w:rsidRDefault="00BF3059" w:rsidP="00463D0B">
      <w:pPr>
        <w:spacing w:after="168" w:line="265" w:lineRule="auto"/>
        <w:ind w:left="0" w:right="0"/>
        <w:jc w:val="left"/>
      </w:pPr>
      <w:r>
        <w:rPr>
          <w:color w:val="404040"/>
        </w:rPr>
        <w:t xml:space="preserve">Git (GitHub/GitLab): For collaborative code management with branch protection rules and </w:t>
      </w:r>
    </w:p>
    <w:p w14:paraId="1CE897D3" w14:textId="77777777" w:rsidR="00352D87" w:rsidRDefault="00BF3059" w:rsidP="00463D0B">
      <w:pPr>
        <w:spacing w:after="168" w:line="265" w:lineRule="auto"/>
        <w:ind w:left="0" w:right="0"/>
        <w:jc w:val="left"/>
      </w:pPr>
      <w:r>
        <w:rPr>
          <w:color w:val="404040"/>
        </w:rPr>
        <w:t xml:space="preserve">CI/CD pipelines. </w:t>
      </w:r>
    </w:p>
    <w:p w14:paraId="22152D94" w14:textId="77777777" w:rsidR="00352D87" w:rsidRDefault="00BF3059" w:rsidP="00463D0B">
      <w:pPr>
        <w:spacing w:after="420" w:line="265" w:lineRule="auto"/>
        <w:ind w:left="0" w:right="0"/>
        <w:jc w:val="left"/>
      </w:pPr>
      <w:r>
        <w:rPr>
          <w:b/>
          <w:color w:val="404040"/>
        </w:rPr>
        <w:lastRenderedPageBreak/>
        <w:t>Development Tools:</w:t>
      </w:r>
      <w:r>
        <w:rPr>
          <w:b/>
        </w:rPr>
        <w:t xml:space="preserve"> </w:t>
      </w:r>
    </w:p>
    <w:p w14:paraId="21825BE3" w14:textId="77777777" w:rsidR="00352D87" w:rsidRDefault="00BF3059" w:rsidP="00463D0B">
      <w:pPr>
        <w:numPr>
          <w:ilvl w:val="0"/>
          <w:numId w:val="10"/>
        </w:numPr>
        <w:spacing w:after="168" w:line="265" w:lineRule="auto"/>
        <w:ind w:left="0" w:right="0" w:hanging="420"/>
        <w:jc w:val="left"/>
      </w:pPr>
      <w:r>
        <w:rPr>
          <w:color w:val="404040"/>
        </w:rPr>
        <w:t>VS Code: Primary IDEs for Laravel/PHP development with Tailwind CSS support.</w:t>
      </w:r>
      <w:r>
        <w:t xml:space="preserve"> </w:t>
      </w:r>
    </w:p>
    <w:p w14:paraId="210BD421" w14:textId="77777777" w:rsidR="00352D87" w:rsidRDefault="00BF3059" w:rsidP="00463D0B">
      <w:pPr>
        <w:numPr>
          <w:ilvl w:val="0"/>
          <w:numId w:val="10"/>
        </w:numPr>
        <w:spacing w:after="168" w:line="265" w:lineRule="auto"/>
        <w:ind w:left="0" w:right="0" w:hanging="420"/>
        <w:jc w:val="left"/>
      </w:pPr>
      <w:r>
        <w:rPr>
          <w:color w:val="404040"/>
        </w:rPr>
        <w:t>Composer: PHP dependency manager for Laravel packages.</w:t>
      </w:r>
      <w:r>
        <w:t xml:space="preserve"> </w:t>
      </w:r>
    </w:p>
    <w:p w14:paraId="5DD5C676" w14:textId="77777777" w:rsidR="00352D87" w:rsidRDefault="00BF3059" w:rsidP="00463D0B">
      <w:pPr>
        <w:numPr>
          <w:ilvl w:val="0"/>
          <w:numId w:val="10"/>
        </w:numPr>
        <w:spacing w:after="168" w:line="265" w:lineRule="auto"/>
        <w:ind w:left="0" w:right="0" w:hanging="420"/>
        <w:jc w:val="left"/>
      </w:pPr>
      <w:proofErr w:type="spellStart"/>
      <w:r>
        <w:rPr>
          <w:color w:val="404040"/>
        </w:rPr>
        <w:t>npm</w:t>
      </w:r>
      <w:proofErr w:type="spellEnd"/>
      <w:r>
        <w:rPr>
          <w:color w:val="404040"/>
        </w:rPr>
        <w:t>: For managing JavaScript/CSS dependencies (Tailwind, Alpine.js) \</w:t>
      </w:r>
      <w:r>
        <w:t xml:space="preserve"> </w:t>
      </w:r>
    </w:p>
    <w:p w14:paraId="6D2B79DA" w14:textId="77777777" w:rsidR="00352D87" w:rsidRDefault="00BF3059" w:rsidP="00463D0B">
      <w:pPr>
        <w:numPr>
          <w:ilvl w:val="0"/>
          <w:numId w:val="10"/>
        </w:numPr>
        <w:spacing w:after="168" w:line="265" w:lineRule="auto"/>
        <w:ind w:left="0" w:right="0" w:hanging="420"/>
        <w:jc w:val="left"/>
      </w:pPr>
      <w:r>
        <w:rPr>
          <w:color w:val="404040"/>
        </w:rPr>
        <w:t>Postman/Insomnia: For testing REST API endpoints and webhook integration</w:t>
      </w:r>
      <w:r>
        <w:t xml:space="preserve"> </w:t>
      </w:r>
    </w:p>
    <w:p w14:paraId="37EE89FF" w14:textId="77777777" w:rsidR="00352D87" w:rsidRDefault="00BF3059" w:rsidP="00463D0B">
      <w:pPr>
        <w:numPr>
          <w:ilvl w:val="0"/>
          <w:numId w:val="10"/>
        </w:numPr>
        <w:spacing w:after="259" w:line="425" w:lineRule="auto"/>
        <w:ind w:left="0" w:right="0" w:hanging="420"/>
        <w:jc w:val="left"/>
      </w:pPr>
      <w:r>
        <w:rPr>
          <w:color w:val="404040"/>
        </w:rPr>
        <w:t>Laravel Sail/Docker: Local development environment with containerized MySQL and Redis.</w:t>
      </w:r>
      <w:r>
        <w:t xml:space="preserve"> </w:t>
      </w:r>
    </w:p>
    <w:p w14:paraId="5530C165" w14:textId="77777777" w:rsidR="00352D87" w:rsidRDefault="00BF3059" w:rsidP="00463D0B">
      <w:pPr>
        <w:pStyle w:val="Heading3"/>
        <w:spacing w:after="59" w:line="263" w:lineRule="auto"/>
        <w:ind w:left="0"/>
      </w:pPr>
      <w:bookmarkStart w:id="28" w:name="_Toc212598487"/>
      <w:r>
        <w:rPr>
          <w:sz w:val="28"/>
        </w:rPr>
        <w:t>5.1.2</w:t>
      </w:r>
      <w:r>
        <w:rPr>
          <w:rFonts w:ascii="Arial" w:eastAsia="Arial" w:hAnsi="Arial" w:cs="Arial"/>
          <w:sz w:val="28"/>
        </w:rPr>
        <w:t xml:space="preserve"> </w:t>
      </w:r>
      <w:r>
        <w:rPr>
          <w:sz w:val="28"/>
        </w:rPr>
        <w:t>Implementation Details of Modules</w:t>
      </w:r>
      <w:bookmarkEnd w:id="28"/>
      <w:r>
        <w:rPr>
          <w:sz w:val="28"/>
        </w:rPr>
        <w:t xml:space="preserve"> </w:t>
      </w:r>
    </w:p>
    <w:p w14:paraId="4A781DA7" w14:textId="77777777" w:rsidR="00352D87" w:rsidRDefault="00BF3059" w:rsidP="00463D0B">
      <w:pPr>
        <w:spacing w:after="228" w:line="459" w:lineRule="auto"/>
        <w:ind w:left="0" w:right="0" w:hanging="360"/>
        <w:jc w:val="left"/>
      </w:pPr>
      <w:r>
        <w:rPr>
          <w:b/>
        </w:rPr>
        <w:t xml:space="preserve">5.1.2.1 Backend API Development (Laravel) </w:t>
      </w:r>
      <w:r>
        <w:rPr>
          <w:b/>
          <w:color w:val="404040"/>
        </w:rPr>
        <w:t>User Module</w:t>
      </w:r>
      <w:r>
        <w:rPr>
          <w:color w:val="404040"/>
        </w:rPr>
        <w:t>:</w:t>
      </w:r>
      <w:r>
        <w:t xml:space="preserve"> </w:t>
      </w:r>
    </w:p>
    <w:p w14:paraId="7D1660F6" w14:textId="77777777" w:rsidR="00352D87" w:rsidRDefault="00BF3059" w:rsidP="00463D0B">
      <w:pPr>
        <w:numPr>
          <w:ilvl w:val="0"/>
          <w:numId w:val="11"/>
        </w:numPr>
        <w:spacing w:after="168" w:line="265" w:lineRule="auto"/>
        <w:ind w:left="0" w:right="0" w:firstLine="360"/>
        <w:jc w:val="left"/>
      </w:pPr>
      <w:r>
        <w:rPr>
          <w:color w:val="404040"/>
        </w:rPr>
        <w:t>JWT Authentication (</w:t>
      </w:r>
      <w:proofErr w:type="spellStart"/>
      <w:r>
        <w:rPr>
          <w:color w:val="404040"/>
        </w:rPr>
        <w:t>tymon</w:t>
      </w:r>
      <w:proofErr w:type="spellEnd"/>
      <w:r>
        <w:rPr>
          <w:color w:val="404040"/>
        </w:rPr>
        <w:t>/</w:t>
      </w:r>
      <w:proofErr w:type="spellStart"/>
      <w:r>
        <w:rPr>
          <w:color w:val="404040"/>
        </w:rPr>
        <w:t>jwt</w:t>
      </w:r>
      <w:proofErr w:type="spellEnd"/>
      <w:r>
        <w:rPr>
          <w:color w:val="404040"/>
        </w:rPr>
        <w:t xml:space="preserve">-auth package) </w:t>
      </w:r>
    </w:p>
    <w:p w14:paraId="5E92C0A4" w14:textId="77777777" w:rsidR="00352D87" w:rsidRDefault="00BF3059" w:rsidP="00463D0B">
      <w:pPr>
        <w:numPr>
          <w:ilvl w:val="0"/>
          <w:numId w:val="11"/>
        </w:numPr>
        <w:spacing w:after="168" w:line="265" w:lineRule="auto"/>
        <w:ind w:left="0" w:right="0" w:firstLine="360"/>
        <w:jc w:val="left"/>
      </w:pPr>
      <w:r>
        <w:rPr>
          <w:color w:val="404040"/>
        </w:rPr>
        <w:t xml:space="preserve">Multi-role system (Patient/Doctor/Admin) with Gates/Policies </w:t>
      </w:r>
    </w:p>
    <w:p w14:paraId="3EF53669" w14:textId="77777777" w:rsidR="00352D87" w:rsidRDefault="00BF3059" w:rsidP="00463D0B">
      <w:pPr>
        <w:numPr>
          <w:ilvl w:val="0"/>
          <w:numId w:val="11"/>
        </w:numPr>
        <w:spacing w:after="23" w:line="636" w:lineRule="auto"/>
        <w:ind w:left="0" w:right="0" w:firstLine="360"/>
        <w:jc w:val="left"/>
      </w:pPr>
      <w:r>
        <w:rPr>
          <w:color w:val="404040"/>
        </w:rPr>
        <w:t xml:space="preserve">Profile management with medical history </w:t>
      </w:r>
      <w:proofErr w:type="gramStart"/>
      <w:r>
        <w:rPr>
          <w:color w:val="404040"/>
        </w:rPr>
        <w:t xml:space="preserve">fields  </w:t>
      </w:r>
      <w:r>
        <w:rPr>
          <w:b/>
          <w:color w:val="404040"/>
        </w:rPr>
        <w:t>Therapy</w:t>
      </w:r>
      <w:proofErr w:type="gramEnd"/>
      <w:r>
        <w:rPr>
          <w:b/>
          <w:color w:val="404040"/>
        </w:rPr>
        <w:t xml:space="preserve"> Module</w:t>
      </w:r>
      <w:r>
        <w:rPr>
          <w:color w:val="404040"/>
        </w:rPr>
        <w:t>:</w:t>
      </w:r>
      <w:r>
        <w:t xml:space="preserve"> </w:t>
      </w:r>
    </w:p>
    <w:p w14:paraId="60352406" w14:textId="77777777" w:rsidR="00352D87" w:rsidRDefault="00BF3059" w:rsidP="00463D0B">
      <w:pPr>
        <w:numPr>
          <w:ilvl w:val="0"/>
          <w:numId w:val="11"/>
        </w:numPr>
        <w:spacing w:after="168" w:line="265" w:lineRule="auto"/>
        <w:ind w:left="0" w:right="0" w:firstLine="360"/>
        <w:jc w:val="left"/>
      </w:pPr>
      <w:r>
        <w:rPr>
          <w:color w:val="404040"/>
        </w:rPr>
        <w:t xml:space="preserve">CRUD APIs for therapy plans/categories </w:t>
      </w:r>
    </w:p>
    <w:p w14:paraId="71B3D7C3" w14:textId="77777777" w:rsidR="00352D87" w:rsidRDefault="00BF3059" w:rsidP="00463D0B">
      <w:pPr>
        <w:numPr>
          <w:ilvl w:val="0"/>
          <w:numId w:val="11"/>
        </w:numPr>
        <w:spacing w:after="168" w:line="265" w:lineRule="auto"/>
        <w:ind w:left="0" w:right="0" w:firstLine="360"/>
        <w:jc w:val="left"/>
      </w:pPr>
      <w:r>
        <w:rPr>
          <w:color w:val="404040"/>
        </w:rPr>
        <w:t xml:space="preserve">Progress tracking system with Eloquent relationships </w:t>
      </w:r>
    </w:p>
    <w:p w14:paraId="1B694F06" w14:textId="77777777" w:rsidR="00352D87" w:rsidRDefault="00BF3059" w:rsidP="00463D0B">
      <w:pPr>
        <w:numPr>
          <w:ilvl w:val="0"/>
          <w:numId w:val="11"/>
        </w:numPr>
        <w:spacing w:after="24" w:line="636" w:lineRule="auto"/>
        <w:ind w:left="0" w:right="0" w:firstLine="360"/>
        <w:jc w:val="left"/>
      </w:pPr>
      <w:r>
        <w:rPr>
          <w:color w:val="404040"/>
        </w:rPr>
        <w:t>PDF report generation (</w:t>
      </w:r>
      <w:proofErr w:type="spellStart"/>
      <w:proofErr w:type="gramStart"/>
      <w:r>
        <w:rPr>
          <w:color w:val="404040"/>
        </w:rPr>
        <w:t>dompdf</w:t>
      </w:r>
      <w:proofErr w:type="spellEnd"/>
      <w:r>
        <w:rPr>
          <w:color w:val="404040"/>
        </w:rPr>
        <w:t xml:space="preserve">)  </w:t>
      </w:r>
      <w:r>
        <w:rPr>
          <w:b/>
          <w:color w:val="404040"/>
        </w:rPr>
        <w:t>Appointment</w:t>
      </w:r>
      <w:proofErr w:type="gramEnd"/>
      <w:r>
        <w:rPr>
          <w:b/>
          <w:color w:val="404040"/>
        </w:rPr>
        <w:t xml:space="preserve"> Module</w:t>
      </w:r>
      <w:r>
        <w:rPr>
          <w:color w:val="404040"/>
        </w:rPr>
        <w:t>:</w:t>
      </w:r>
      <w:r>
        <w:t xml:space="preserve"> </w:t>
      </w:r>
    </w:p>
    <w:p w14:paraId="32096455" w14:textId="77777777" w:rsidR="00352D87" w:rsidRDefault="00BF3059" w:rsidP="00463D0B">
      <w:pPr>
        <w:numPr>
          <w:ilvl w:val="0"/>
          <w:numId w:val="11"/>
        </w:numPr>
        <w:spacing w:after="168" w:line="265" w:lineRule="auto"/>
        <w:ind w:left="0" w:right="0" w:firstLine="360"/>
        <w:jc w:val="left"/>
      </w:pPr>
      <w:r>
        <w:rPr>
          <w:color w:val="404040"/>
        </w:rPr>
        <w:t xml:space="preserve">Calendar integration (Full Calendar) </w:t>
      </w:r>
    </w:p>
    <w:p w14:paraId="2D5AF1D6" w14:textId="77777777" w:rsidR="00352D87" w:rsidRDefault="00BF3059" w:rsidP="00463D0B">
      <w:pPr>
        <w:numPr>
          <w:ilvl w:val="0"/>
          <w:numId w:val="11"/>
        </w:numPr>
        <w:spacing w:after="168" w:line="265" w:lineRule="auto"/>
        <w:ind w:left="0" w:right="0" w:firstLine="360"/>
        <w:jc w:val="left"/>
      </w:pPr>
      <w:proofErr w:type="spellStart"/>
      <w:r>
        <w:rPr>
          <w:color w:val="404040"/>
        </w:rPr>
        <w:t>JItsi</w:t>
      </w:r>
      <w:proofErr w:type="spellEnd"/>
      <w:r>
        <w:rPr>
          <w:color w:val="404040"/>
        </w:rPr>
        <w:t xml:space="preserve"> API integration for video consult </w:t>
      </w:r>
    </w:p>
    <w:p w14:paraId="14FC7A3C" w14:textId="77777777" w:rsidR="00352D87" w:rsidRDefault="00BF3059" w:rsidP="00463D0B">
      <w:pPr>
        <w:numPr>
          <w:ilvl w:val="0"/>
          <w:numId w:val="11"/>
        </w:numPr>
        <w:spacing w:after="380" w:line="265" w:lineRule="auto"/>
        <w:ind w:left="0" w:right="0" w:firstLine="360"/>
        <w:jc w:val="left"/>
      </w:pPr>
      <w:r>
        <w:rPr>
          <w:color w:val="404040"/>
        </w:rPr>
        <w:t>SMS/Email reminders (</w:t>
      </w:r>
      <w:proofErr w:type="spellStart"/>
      <w:r>
        <w:rPr>
          <w:color w:val="404040"/>
        </w:rPr>
        <w:t>Nexmo</w:t>
      </w:r>
      <w:proofErr w:type="spellEnd"/>
      <w:r>
        <w:rPr>
          <w:color w:val="404040"/>
        </w:rPr>
        <w:t>/</w:t>
      </w:r>
      <w:proofErr w:type="spellStart"/>
      <w:r>
        <w:rPr>
          <w:color w:val="404040"/>
        </w:rPr>
        <w:t>Mailgun</w:t>
      </w:r>
      <w:proofErr w:type="spellEnd"/>
      <w:r>
        <w:rPr>
          <w:color w:val="404040"/>
        </w:rPr>
        <w:t xml:space="preserve">) </w:t>
      </w:r>
    </w:p>
    <w:p w14:paraId="34E9FAF5" w14:textId="77777777" w:rsidR="00352D87" w:rsidRDefault="00BF3059" w:rsidP="00463D0B">
      <w:pPr>
        <w:spacing w:after="400" w:line="259" w:lineRule="auto"/>
        <w:ind w:left="0" w:right="0" w:firstLine="0"/>
        <w:jc w:val="left"/>
      </w:pPr>
      <w:r>
        <w:rPr>
          <w:b/>
          <w:color w:val="404040"/>
        </w:rPr>
        <w:t xml:space="preserve"> </w:t>
      </w:r>
    </w:p>
    <w:p w14:paraId="0F4D5476" w14:textId="77777777" w:rsidR="00352D87" w:rsidRDefault="00BF3059" w:rsidP="00463D0B">
      <w:pPr>
        <w:spacing w:after="0" w:line="259" w:lineRule="auto"/>
        <w:ind w:left="0" w:right="0" w:firstLine="0"/>
        <w:jc w:val="left"/>
      </w:pPr>
      <w:r>
        <w:rPr>
          <w:b/>
          <w:color w:val="404040"/>
        </w:rPr>
        <w:t xml:space="preserve"> </w:t>
      </w:r>
    </w:p>
    <w:p w14:paraId="24ADE2F9" w14:textId="77777777" w:rsidR="00352D87" w:rsidRDefault="00BF3059" w:rsidP="00463D0B">
      <w:pPr>
        <w:spacing w:after="454" w:line="265" w:lineRule="auto"/>
        <w:ind w:left="0" w:right="0"/>
        <w:jc w:val="left"/>
      </w:pPr>
      <w:r>
        <w:rPr>
          <w:b/>
          <w:color w:val="404040"/>
        </w:rPr>
        <w:t>Emergency Module</w:t>
      </w:r>
      <w:r>
        <w:rPr>
          <w:color w:val="404040"/>
        </w:rPr>
        <w:t>:</w:t>
      </w:r>
      <w:r>
        <w:t xml:space="preserve"> </w:t>
      </w:r>
    </w:p>
    <w:p w14:paraId="3DE93576" w14:textId="77777777" w:rsidR="00352D87" w:rsidRDefault="00BF3059" w:rsidP="00463D0B">
      <w:pPr>
        <w:numPr>
          <w:ilvl w:val="0"/>
          <w:numId w:val="11"/>
        </w:numPr>
        <w:spacing w:after="168" w:line="265" w:lineRule="auto"/>
        <w:ind w:left="0" w:right="0" w:firstLine="360"/>
        <w:jc w:val="left"/>
      </w:pPr>
      <w:r>
        <w:rPr>
          <w:color w:val="404040"/>
        </w:rPr>
        <w:t xml:space="preserve">Panic button  </w:t>
      </w:r>
    </w:p>
    <w:p w14:paraId="36B4C2E3" w14:textId="77777777" w:rsidR="00352D87" w:rsidRDefault="00BF3059" w:rsidP="00463D0B">
      <w:pPr>
        <w:numPr>
          <w:ilvl w:val="0"/>
          <w:numId w:val="11"/>
        </w:numPr>
        <w:spacing w:after="168" w:line="265" w:lineRule="auto"/>
        <w:ind w:left="0" w:right="0" w:firstLine="360"/>
        <w:jc w:val="left"/>
      </w:pPr>
      <w:r>
        <w:rPr>
          <w:color w:val="404040"/>
        </w:rPr>
        <w:t xml:space="preserve">Real-time notifications (Pusher) </w:t>
      </w:r>
    </w:p>
    <w:p w14:paraId="4FA56232" w14:textId="77777777" w:rsidR="00352D87" w:rsidRDefault="00BF3059" w:rsidP="00463D0B">
      <w:pPr>
        <w:numPr>
          <w:ilvl w:val="0"/>
          <w:numId w:val="11"/>
        </w:numPr>
        <w:spacing w:after="382" w:line="265" w:lineRule="auto"/>
        <w:ind w:left="0" w:right="0" w:firstLine="360"/>
        <w:jc w:val="left"/>
      </w:pPr>
      <w:r>
        <w:rPr>
          <w:color w:val="404040"/>
        </w:rPr>
        <w:t xml:space="preserve">Location tracking API </w:t>
      </w:r>
    </w:p>
    <w:p w14:paraId="16B4E8F1" w14:textId="77777777" w:rsidR="00352D87" w:rsidRDefault="00BF3059">
      <w:pPr>
        <w:spacing w:after="226" w:line="459" w:lineRule="auto"/>
        <w:ind w:left="345" w:right="5347" w:hanging="360"/>
        <w:jc w:val="left"/>
      </w:pPr>
      <w:r>
        <w:rPr>
          <w:b/>
        </w:rPr>
        <w:lastRenderedPageBreak/>
        <w:t xml:space="preserve">5.1.2.2 Frontend Development </w:t>
      </w:r>
      <w:r>
        <w:rPr>
          <w:b/>
          <w:color w:val="404040"/>
        </w:rPr>
        <w:t>Authentication System</w:t>
      </w:r>
      <w:r>
        <w:rPr>
          <w:color w:val="404040"/>
        </w:rPr>
        <w:t>:</w:t>
      </w:r>
      <w:r>
        <w:t xml:space="preserve"> </w:t>
      </w:r>
    </w:p>
    <w:p w14:paraId="355911AF" w14:textId="77777777" w:rsidR="00352D87" w:rsidRDefault="00BF3059">
      <w:pPr>
        <w:numPr>
          <w:ilvl w:val="0"/>
          <w:numId w:val="11"/>
        </w:numPr>
        <w:spacing w:after="168" w:line="265" w:lineRule="auto"/>
        <w:ind w:right="594" w:firstLine="360"/>
        <w:jc w:val="left"/>
      </w:pPr>
      <w:r>
        <w:rPr>
          <w:color w:val="404040"/>
        </w:rPr>
        <w:t xml:space="preserve">Laravel Blade templates for auth flows </w:t>
      </w:r>
    </w:p>
    <w:p w14:paraId="35083FE4" w14:textId="77777777" w:rsidR="00352D87" w:rsidRDefault="00BF3059">
      <w:pPr>
        <w:numPr>
          <w:ilvl w:val="0"/>
          <w:numId w:val="11"/>
        </w:numPr>
        <w:spacing w:after="168" w:line="265" w:lineRule="auto"/>
        <w:ind w:right="594" w:firstLine="360"/>
        <w:jc w:val="left"/>
      </w:pPr>
      <w:r>
        <w:rPr>
          <w:color w:val="404040"/>
        </w:rPr>
        <w:t xml:space="preserve">Tailwind-styled login/register forms </w:t>
      </w:r>
    </w:p>
    <w:p w14:paraId="1887D516" w14:textId="77777777" w:rsidR="00352D87" w:rsidRDefault="00BF3059">
      <w:pPr>
        <w:numPr>
          <w:ilvl w:val="0"/>
          <w:numId w:val="11"/>
        </w:numPr>
        <w:spacing w:after="28" w:line="633" w:lineRule="auto"/>
        <w:ind w:right="594" w:firstLine="360"/>
        <w:jc w:val="left"/>
      </w:pPr>
      <w:r>
        <w:rPr>
          <w:color w:val="404040"/>
        </w:rPr>
        <w:t xml:space="preserve">Session management with Laravel </w:t>
      </w:r>
      <w:proofErr w:type="gramStart"/>
      <w:r>
        <w:rPr>
          <w:color w:val="404040"/>
        </w:rPr>
        <w:t xml:space="preserve">Sanctum  </w:t>
      </w:r>
      <w:r>
        <w:rPr>
          <w:b/>
          <w:color w:val="404040"/>
        </w:rPr>
        <w:t>Patient</w:t>
      </w:r>
      <w:proofErr w:type="gramEnd"/>
      <w:r>
        <w:rPr>
          <w:b/>
          <w:color w:val="404040"/>
        </w:rPr>
        <w:t xml:space="preserve"> Dashboard</w:t>
      </w:r>
      <w:r>
        <w:rPr>
          <w:color w:val="404040"/>
        </w:rPr>
        <w:t>:</w:t>
      </w:r>
      <w:r>
        <w:t xml:space="preserve"> </w:t>
      </w:r>
    </w:p>
    <w:p w14:paraId="2E067CDE" w14:textId="77777777" w:rsidR="00352D87" w:rsidRDefault="00BF3059">
      <w:pPr>
        <w:numPr>
          <w:ilvl w:val="0"/>
          <w:numId w:val="11"/>
        </w:numPr>
        <w:spacing w:after="168" w:line="265" w:lineRule="auto"/>
        <w:ind w:right="594" w:firstLine="360"/>
        <w:jc w:val="left"/>
      </w:pPr>
      <w:r>
        <w:rPr>
          <w:color w:val="404040"/>
        </w:rPr>
        <w:t xml:space="preserve">Interactive therapy calendar (Alpine.js) </w:t>
      </w:r>
    </w:p>
    <w:p w14:paraId="49F11C40" w14:textId="77777777" w:rsidR="00352D87" w:rsidRDefault="00BF3059">
      <w:pPr>
        <w:numPr>
          <w:ilvl w:val="0"/>
          <w:numId w:val="11"/>
        </w:numPr>
        <w:spacing w:after="168" w:line="265" w:lineRule="auto"/>
        <w:ind w:right="594" w:firstLine="360"/>
        <w:jc w:val="left"/>
      </w:pPr>
      <w:r>
        <w:rPr>
          <w:color w:val="404040"/>
        </w:rPr>
        <w:t xml:space="preserve">Video consult interface (WebRTC) </w:t>
      </w:r>
    </w:p>
    <w:p w14:paraId="41D5A7A7" w14:textId="77777777" w:rsidR="00352D87" w:rsidRDefault="00BF3059">
      <w:pPr>
        <w:numPr>
          <w:ilvl w:val="0"/>
          <w:numId w:val="11"/>
        </w:numPr>
        <w:spacing w:after="25" w:line="635" w:lineRule="auto"/>
        <w:ind w:right="594" w:firstLine="360"/>
        <w:jc w:val="left"/>
      </w:pPr>
      <w:r>
        <w:rPr>
          <w:color w:val="404040"/>
        </w:rPr>
        <w:t>Progress visualization (</w:t>
      </w:r>
      <w:proofErr w:type="gramStart"/>
      <w:r>
        <w:rPr>
          <w:color w:val="404040"/>
        </w:rPr>
        <w:t xml:space="preserve">Chart.js)  </w:t>
      </w:r>
      <w:r>
        <w:rPr>
          <w:b/>
          <w:color w:val="404040"/>
        </w:rPr>
        <w:t>Therapist</w:t>
      </w:r>
      <w:proofErr w:type="gramEnd"/>
      <w:r>
        <w:rPr>
          <w:b/>
          <w:color w:val="404040"/>
        </w:rPr>
        <w:t xml:space="preserve"> Portal</w:t>
      </w:r>
      <w:r>
        <w:rPr>
          <w:color w:val="404040"/>
        </w:rPr>
        <w:t>:</w:t>
      </w:r>
      <w:r>
        <w:t xml:space="preserve"> </w:t>
      </w:r>
    </w:p>
    <w:p w14:paraId="3C8D9ACB" w14:textId="77777777" w:rsidR="00352D87" w:rsidRDefault="00BF3059">
      <w:pPr>
        <w:numPr>
          <w:ilvl w:val="0"/>
          <w:numId w:val="11"/>
        </w:numPr>
        <w:spacing w:after="168" w:line="265" w:lineRule="auto"/>
        <w:ind w:right="594" w:firstLine="360"/>
        <w:jc w:val="left"/>
      </w:pPr>
      <w:r>
        <w:rPr>
          <w:color w:val="404040"/>
        </w:rPr>
        <w:t xml:space="preserve">Patient management </w:t>
      </w:r>
      <w:proofErr w:type="spellStart"/>
      <w:r>
        <w:rPr>
          <w:color w:val="404040"/>
        </w:rPr>
        <w:t>datatables</w:t>
      </w:r>
      <w:proofErr w:type="spellEnd"/>
      <w:r>
        <w:rPr>
          <w:color w:val="404040"/>
        </w:rPr>
        <w:t xml:space="preserve"> </w:t>
      </w:r>
    </w:p>
    <w:p w14:paraId="1F783185" w14:textId="77777777" w:rsidR="00352D87" w:rsidRDefault="00BF3059">
      <w:pPr>
        <w:numPr>
          <w:ilvl w:val="0"/>
          <w:numId w:val="11"/>
        </w:numPr>
        <w:spacing w:after="168" w:line="265" w:lineRule="auto"/>
        <w:ind w:right="594" w:firstLine="360"/>
        <w:jc w:val="left"/>
      </w:pPr>
      <w:r>
        <w:rPr>
          <w:color w:val="404040"/>
        </w:rPr>
        <w:t xml:space="preserve">Treatment plan editor </w:t>
      </w:r>
    </w:p>
    <w:p w14:paraId="611071A3" w14:textId="77777777" w:rsidR="00352D87" w:rsidRDefault="00BF3059">
      <w:pPr>
        <w:numPr>
          <w:ilvl w:val="0"/>
          <w:numId w:val="11"/>
        </w:numPr>
        <w:spacing w:after="24" w:line="636" w:lineRule="auto"/>
        <w:ind w:right="594" w:firstLine="360"/>
        <w:jc w:val="left"/>
      </w:pPr>
      <w:r>
        <w:rPr>
          <w:color w:val="404040"/>
        </w:rPr>
        <w:t xml:space="preserve">Secure messaging system </w:t>
      </w:r>
      <w:r>
        <w:rPr>
          <w:b/>
          <w:color w:val="404040"/>
        </w:rPr>
        <w:t>Admin Panel</w:t>
      </w:r>
      <w:r>
        <w:rPr>
          <w:color w:val="404040"/>
        </w:rPr>
        <w:t>:</w:t>
      </w:r>
      <w:r>
        <w:t xml:space="preserve"> </w:t>
      </w:r>
    </w:p>
    <w:p w14:paraId="4EE46E81" w14:textId="77777777" w:rsidR="00352D87" w:rsidRDefault="00BF3059">
      <w:pPr>
        <w:numPr>
          <w:ilvl w:val="0"/>
          <w:numId w:val="11"/>
        </w:numPr>
        <w:spacing w:after="168" w:line="265" w:lineRule="auto"/>
        <w:ind w:right="594" w:firstLine="360"/>
        <w:jc w:val="left"/>
      </w:pPr>
      <w:r>
        <w:rPr>
          <w:color w:val="404040"/>
        </w:rPr>
        <w:t xml:space="preserve">User management CRUD </w:t>
      </w:r>
    </w:p>
    <w:p w14:paraId="2C70211B" w14:textId="77777777" w:rsidR="00352D87" w:rsidRDefault="00BF3059">
      <w:pPr>
        <w:numPr>
          <w:ilvl w:val="0"/>
          <w:numId w:val="11"/>
        </w:numPr>
        <w:spacing w:after="168" w:line="265" w:lineRule="auto"/>
        <w:ind w:right="594" w:firstLine="360"/>
        <w:jc w:val="left"/>
      </w:pPr>
      <w:r>
        <w:rPr>
          <w:color w:val="404040"/>
        </w:rPr>
        <w:t xml:space="preserve">System analytics dashboard </w:t>
      </w:r>
    </w:p>
    <w:p w14:paraId="64B2E545" w14:textId="77777777" w:rsidR="00352D87" w:rsidRDefault="00BF3059">
      <w:pPr>
        <w:numPr>
          <w:ilvl w:val="0"/>
          <w:numId w:val="11"/>
        </w:numPr>
        <w:spacing w:after="382" w:line="265" w:lineRule="auto"/>
        <w:ind w:right="594" w:firstLine="360"/>
        <w:jc w:val="left"/>
      </w:pPr>
      <w:r>
        <w:rPr>
          <w:color w:val="404040"/>
        </w:rPr>
        <w:t xml:space="preserve">Audit logs viewer </w:t>
      </w:r>
    </w:p>
    <w:p w14:paraId="3E126773" w14:textId="77777777" w:rsidR="00352D87" w:rsidRDefault="00BF3059">
      <w:pPr>
        <w:spacing w:after="0" w:line="259" w:lineRule="auto"/>
        <w:ind w:left="720" w:right="0" w:firstLine="0"/>
        <w:jc w:val="left"/>
      </w:pPr>
      <w:r>
        <w:rPr>
          <w:color w:val="404040"/>
        </w:rPr>
        <w:t xml:space="preserve"> </w:t>
      </w:r>
    </w:p>
    <w:p w14:paraId="63178962" w14:textId="77777777" w:rsidR="00352D87" w:rsidRDefault="00BF3059">
      <w:pPr>
        <w:pStyle w:val="Heading5"/>
        <w:spacing w:after="299"/>
        <w:ind w:left="-5"/>
      </w:pPr>
      <w:r>
        <w:t>5.1.2.3 Media Service Integration</w:t>
      </w:r>
      <w:r>
        <w:rPr>
          <w:b w:val="0"/>
          <w:i/>
        </w:rPr>
        <w:t xml:space="preserve"> </w:t>
      </w:r>
    </w:p>
    <w:p w14:paraId="18FE4FF1" w14:textId="77777777" w:rsidR="00352D87" w:rsidRDefault="00BF3059">
      <w:pPr>
        <w:spacing w:after="454" w:line="265" w:lineRule="auto"/>
        <w:ind w:left="730" w:right="0"/>
        <w:jc w:val="left"/>
      </w:pPr>
      <w:proofErr w:type="spellStart"/>
      <w:r>
        <w:rPr>
          <w:b/>
          <w:color w:val="404040"/>
        </w:rPr>
        <w:t>Cloudinary</w:t>
      </w:r>
      <w:proofErr w:type="spellEnd"/>
      <w:r>
        <w:rPr>
          <w:b/>
          <w:color w:val="404040"/>
        </w:rPr>
        <w:t xml:space="preserve"> Implementation</w:t>
      </w:r>
      <w:r>
        <w:rPr>
          <w:color w:val="404040"/>
        </w:rPr>
        <w:t>:</w:t>
      </w:r>
      <w:r>
        <w:rPr>
          <w:b/>
          <w:color w:val="404040"/>
        </w:rPr>
        <w:t xml:space="preserve"> </w:t>
      </w:r>
    </w:p>
    <w:p w14:paraId="6F4D9422" w14:textId="77777777" w:rsidR="00352D87" w:rsidRDefault="00BF3059">
      <w:pPr>
        <w:numPr>
          <w:ilvl w:val="0"/>
          <w:numId w:val="12"/>
        </w:numPr>
        <w:spacing w:after="168" w:line="265" w:lineRule="auto"/>
        <w:ind w:right="594" w:hanging="360"/>
        <w:jc w:val="left"/>
      </w:pPr>
      <w:r>
        <w:rPr>
          <w:color w:val="404040"/>
        </w:rPr>
        <w:t xml:space="preserve">Direct upload from frontend using signed uploads </w:t>
      </w:r>
    </w:p>
    <w:p w14:paraId="0E38D66A" w14:textId="77777777" w:rsidR="00352D87" w:rsidRDefault="00BF3059">
      <w:pPr>
        <w:numPr>
          <w:ilvl w:val="0"/>
          <w:numId w:val="12"/>
        </w:numPr>
        <w:spacing w:after="168" w:line="265" w:lineRule="auto"/>
        <w:ind w:right="594" w:hanging="360"/>
        <w:jc w:val="left"/>
      </w:pPr>
      <w:r>
        <w:rPr>
          <w:color w:val="404040"/>
        </w:rPr>
        <w:t xml:space="preserve">Laravel Media Library integration </w:t>
      </w:r>
    </w:p>
    <w:p w14:paraId="35864FF0" w14:textId="77777777" w:rsidR="00352D87" w:rsidRDefault="00BF3059">
      <w:pPr>
        <w:numPr>
          <w:ilvl w:val="0"/>
          <w:numId w:val="12"/>
        </w:numPr>
        <w:spacing w:after="168" w:line="265" w:lineRule="auto"/>
        <w:ind w:right="594" w:hanging="360"/>
        <w:jc w:val="left"/>
      </w:pPr>
      <w:r>
        <w:rPr>
          <w:color w:val="404040"/>
        </w:rPr>
        <w:t xml:space="preserve">Adaptive bitrate streaming for videos </w:t>
      </w:r>
    </w:p>
    <w:p w14:paraId="7CB58333" w14:textId="77777777" w:rsidR="00352D87" w:rsidRDefault="00BF3059">
      <w:pPr>
        <w:numPr>
          <w:ilvl w:val="0"/>
          <w:numId w:val="12"/>
        </w:numPr>
        <w:spacing w:after="386" w:line="265" w:lineRule="auto"/>
        <w:ind w:right="594" w:hanging="360"/>
        <w:jc w:val="left"/>
      </w:pPr>
      <w:r>
        <w:rPr>
          <w:color w:val="404040"/>
        </w:rPr>
        <w:t xml:space="preserve">Automatic thumbnail generation </w:t>
      </w:r>
    </w:p>
    <w:p w14:paraId="5A7733A3" w14:textId="77777777" w:rsidR="00352D87" w:rsidRDefault="00BF3059">
      <w:pPr>
        <w:spacing w:after="429" w:line="265" w:lineRule="auto"/>
        <w:ind w:left="-5" w:right="0"/>
        <w:jc w:val="left"/>
      </w:pPr>
      <w:r>
        <w:rPr>
          <w:b/>
          <w:color w:val="404040"/>
        </w:rPr>
        <w:t>5.1.2.4Payment Integration</w:t>
      </w:r>
      <w:r>
        <w:rPr>
          <w:color w:val="404040"/>
        </w:rPr>
        <w:t xml:space="preserve"> </w:t>
      </w:r>
    </w:p>
    <w:p w14:paraId="2A04D4A6" w14:textId="77777777" w:rsidR="00352D87" w:rsidRDefault="00BF3059">
      <w:pPr>
        <w:spacing w:after="454" w:line="265" w:lineRule="auto"/>
        <w:ind w:left="730" w:right="0"/>
        <w:jc w:val="left"/>
      </w:pPr>
      <w:r>
        <w:rPr>
          <w:b/>
          <w:color w:val="404040"/>
        </w:rPr>
        <w:t>Payment Gateways</w:t>
      </w:r>
      <w:r>
        <w:rPr>
          <w:color w:val="404040"/>
        </w:rPr>
        <w:t>:</w:t>
      </w:r>
      <w:r>
        <w:t xml:space="preserve"> </w:t>
      </w:r>
    </w:p>
    <w:p w14:paraId="165EB561" w14:textId="77777777" w:rsidR="00352D87" w:rsidRDefault="00BF3059">
      <w:pPr>
        <w:numPr>
          <w:ilvl w:val="0"/>
          <w:numId w:val="12"/>
        </w:numPr>
        <w:spacing w:after="168" w:line="265" w:lineRule="auto"/>
        <w:ind w:right="594" w:hanging="360"/>
        <w:jc w:val="left"/>
      </w:pPr>
      <w:proofErr w:type="spellStart"/>
      <w:r>
        <w:rPr>
          <w:color w:val="404040"/>
        </w:rPr>
        <w:t>eSewa</w:t>
      </w:r>
      <w:proofErr w:type="spellEnd"/>
      <w:r>
        <w:rPr>
          <w:color w:val="404040"/>
        </w:rPr>
        <w:t xml:space="preserve">/Khalti, Stripe Payments API adapters </w:t>
      </w:r>
    </w:p>
    <w:p w14:paraId="4A61123E" w14:textId="77777777" w:rsidR="00352D87" w:rsidRDefault="00BF3059">
      <w:pPr>
        <w:numPr>
          <w:ilvl w:val="0"/>
          <w:numId w:val="12"/>
        </w:numPr>
        <w:spacing w:after="380" w:line="265" w:lineRule="auto"/>
        <w:ind w:right="594" w:hanging="360"/>
        <w:jc w:val="left"/>
      </w:pPr>
      <w:r>
        <w:rPr>
          <w:color w:val="404040"/>
        </w:rPr>
        <w:lastRenderedPageBreak/>
        <w:t xml:space="preserve">Webhook verification system </w:t>
      </w:r>
    </w:p>
    <w:p w14:paraId="0905C3B8" w14:textId="77777777" w:rsidR="00352D87" w:rsidRDefault="00BF3059">
      <w:pPr>
        <w:pStyle w:val="Heading5"/>
        <w:spacing w:after="268"/>
        <w:ind w:left="-5"/>
      </w:pPr>
      <w:r>
        <w:t xml:space="preserve">Key Technical Decisions </w:t>
      </w:r>
    </w:p>
    <w:p w14:paraId="3D32329A" w14:textId="77777777" w:rsidR="00352D87" w:rsidRDefault="00BF3059">
      <w:pPr>
        <w:numPr>
          <w:ilvl w:val="0"/>
          <w:numId w:val="13"/>
        </w:numPr>
        <w:spacing w:after="198" w:line="265" w:lineRule="auto"/>
        <w:ind w:right="594" w:hanging="360"/>
        <w:jc w:val="left"/>
      </w:pPr>
      <w:r>
        <w:rPr>
          <w:b/>
          <w:color w:val="404040"/>
        </w:rPr>
        <w:t>State Management</w:t>
      </w:r>
      <w:r>
        <w:rPr>
          <w:color w:val="404040"/>
        </w:rPr>
        <w:t xml:space="preserve">: Laravel Livewire for reactive components </w:t>
      </w:r>
    </w:p>
    <w:p w14:paraId="49CBFFBB" w14:textId="77777777" w:rsidR="00352D87" w:rsidRDefault="00BF3059">
      <w:pPr>
        <w:numPr>
          <w:ilvl w:val="0"/>
          <w:numId w:val="13"/>
        </w:numPr>
        <w:spacing w:after="197" w:line="265" w:lineRule="auto"/>
        <w:ind w:right="594" w:hanging="360"/>
        <w:jc w:val="left"/>
      </w:pPr>
      <w:r>
        <w:rPr>
          <w:b/>
          <w:color w:val="404040"/>
        </w:rPr>
        <w:t>Real-time Features</w:t>
      </w:r>
      <w:r>
        <w:rPr>
          <w:color w:val="404040"/>
        </w:rPr>
        <w:t xml:space="preserve">: Reverb and pusher channels for chat/notifications </w:t>
      </w:r>
    </w:p>
    <w:p w14:paraId="321E9535" w14:textId="77777777" w:rsidR="00352D87" w:rsidRDefault="00BF3059">
      <w:pPr>
        <w:numPr>
          <w:ilvl w:val="0"/>
          <w:numId w:val="13"/>
        </w:numPr>
        <w:spacing w:after="195" w:line="265" w:lineRule="auto"/>
        <w:ind w:right="594" w:hanging="360"/>
        <w:jc w:val="left"/>
      </w:pPr>
      <w:r>
        <w:rPr>
          <w:b/>
          <w:color w:val="404040"/>
        </w:rPr>
        <w:t>Security</w:t>
      </w:r>
      <w:r>
        <w:rPr>
          <w:color w:val="404040"/>
        </w:rPr>
        <w:t xml:space="preserve">: Laravel Sanctum + CORS management </w:t>
      </w:r>
    </w:p>
    <w:p w14:paraId="5A4ED7C9" w14:textId="77777777" w:rsidR="00352D87" w:rsidRDefault="00BF3059">
      <w:pPr>
        <w:numPr>
          <w:ilvl w:val="0"/>
          <w:numId w:val="13"/>
        </w:numPr>
        <w:spacing w:after="197" w:line="265" w:lineRule="auto"/>
        <w:ind w:right="594" w:hanging="360"/>
        <w:jc w:val="left"/>
      </w:pPr>
      <w:r>
        <w:rPr>
          <w:b/>
          <w:color w:val="404040"/>
        </w:rPr>
        <w:t>Performance</w:t>
      </w:r>
      <w:r>
        <w:rPr>
          <w:color w:val="404040"/>
        </w:rPr>
        <w:t xml:space="preserve">: Redis caching for therapy recommendations </w:t>
      </w:r>
    </w:p>
    <w:p w14:paraId="1DB92971" w14:textId="77777777" w:rsidR="00352D87" w:rsidRDefault="00BF3059">
      <w:pPr>
        <w:numPr>
          <w:ilvl w:val="0"/>
          <w:numId w:val="13"/>
        </w:numPr>
        <w:spacing w:after="428" w:line="265" w:lineRule="auto"/>
        <w:ind w:right="594" w:hanging="360"/>
        <w:jc w:val="left"/>
      </w:pPr>
      <w:r>
        <w:rPr>
          <w:b/>
          <w:color w:val="404040"/>
        </w:rPr>
        <w:t>Monitoring</w:t>
      </w:r>
      <w:r>
        <w:rPr>
          <w:color w:val="404040"/>
        </w:rPr>
        <w:t xml:space="preserve">: Laravel Telescope for debugging </w:t>
      </w:r>
    </w:p>
    <w:p w14:paraId="63778B59" w14:textId="77777777" w:rsidR="00352D87" w:rsidRDefault="00BF3059">
      <w:pPr>
        <w:spacing w:after="285" w:line="259" w:lineRule="auto"/>
        <w:ind w:left="0" w:right="0" w:firstLine="0"/>
        <w:jc w:val="left"/>
      </w:pPr>
      <w:r>
        <w:rPr>
          <w:rFonts w:ascii="Calibri" w:eastAsia="Calibri" w:hAnsi="Calibri" w:cs="Calibri"/>
          <w:b/>
        </w:rPr>
        <w:t xml:space="preserve">Testing Strategy </w:t>
      </w:r>
    </w:p>
    <w:p w14:paraId="7C29B11E" w14:textId="77777777" w:rsidR="00352D87" w:rsidRDefault="00BF3059">
      <w:pPr>
        <w:numPr>
          <w:ilvl w:val="0"/>
          <w:numId w:val="14"/>
        </w:numPr>
        <w:spacing w:after="246" w:line="265" w:lineRule="auto"/>
        <w:ind w:right="594" w:hanging="144"/>
        <w:jc w:val="left"/>
      </w:pPr>
      <w:proofErr w:type="spellStart"/>
      <w:r>
        <w:rPr>
          <w:b/>
          <w:color w:val="404040"/>
        </w:rPr>
        <w:t>PHPUnit</w:t>
      </w:r>
      <w:proofErr w:type="spellEnd"/>
      <w:r>
        <w:rPr>
          <w:color w:val="404040"/>
        </w:rPr>
        <w:t>: For backend API tests</w:t>
      </w:r>
      <w:r>
        <w:rPr>
          <w:rFonts w:ascii="Calibri" w:eastAsia="Calibri" w:hAnsi="Calibri" w:cs="Calibri"/>
        </w:rPr>
        <w:t xml:space="preserve"> </w:t>
      </w:r>
    </w:p>
    <w:p w14:paraId="667CB94B" w14:textId="77777777" w:rsidR="00352D87" w:rsidRDefault="00BF3059">
      <w:pPr>
        <w:numPr>
          <w:ilvl w:val="0"/>
          <w:numId w:val="14"/>
        </w:numPr>
        <w:spacing w:after="248" w:line="265" w:lineRule="auto"/>
        <w:ind w:right="594" w:hanging="144"/>
        <w:jc w:val="left"/>
      </w:pPr>
      <w:r>
        <w:rPr>
          <w:b/>
          <w:color w:val="404040"/>
        </w:rPr>
        <w:t>Pest</w:t>
      </w:r>
      <w:r>
        <w:rPr>
          <w:color w:val="404040"/>
        </w:rPr>
        <w:t>: For feature tests</w:t>
      </w:r>
      <w:r>
        <w:rPr>
          <w:rFonts w:ascii="Calibri" w:eastAsia="Calibri" w:hAnsi="Calibri" w:cs="Calibri"/>
        </w:rPr>
        <w:t xml:space="preserve"> </w:t>
      </w:r>
    </w:p>
    <w:p w14:paraId="59DD5394" w14:textId="77777777" w:rsidR="00352D87" w:rsidRDefault="00BF3059">
      <w:pPr>
        <w:numPr>
          <w:ilvl w:val="0"/>
          <w:numId w:val="14"/>
        </w:numPr>
        <w:spacing w:after="168" w:line="265" w:lineRule="auto"/>
        <w:ind w:right="594" w:hanging="144"/>
        <w:jc w:val="left"/>
      </w:pPr>
      <w:r>
        <w:rPr>
          <w:b/>
          <w:color w:val="404040"/>
        </w:rPr>
        <w:t>Laravel Dusk</w:t>
      </w:r>
      <w:r>
        <w:rPr>
          <w:color w:val="404040"/>
        </w:rPr>
        <w:t>: Browser automation</w:t>
      </w:r>
      <w:r>
        <w:rPr>
          <w:rFonts w:ascii="Calibri" w:eastAsia="Calibri" w:hAnsi="Calibri" w:cs="Calibri"/>
        </w:rPr>
        <w:t xml:space="preserve"> </w:t>
      </w:r>
    </w:p>
    <w:p w14:paraId="1ADC2CBC" w14:textId="77777777" w:rsidR="00352D87" w:rsidRDefault="00BF3059">
      <w:pPr>
        <w:numPr>
          <w:ilvl w:val="0"/>
          <w:numId w:val="14"/>
        </w:numPr>
        <w:spacing w:after="426" w:line="265" w:lineRule="auto"/>
        <w:ind w:right="594" w:hanging="144"/>
        <w:jc w:val="left"/>
      </w:pPr>
      <w:r>
        <w:rPr>
          <w:b/>
          <w:color w:val="404040"/>
        </w:rPr>
        <w:t>Postman Collections</w:t>
      </w:r>
      <w:r>
        <w:rPr>
          <w:color w:val="404040"/>
        </w:rPr>
        <w:t>: API contract testing</w:t>
      </w:r>
      <w:r>
        <w:t xml:space="preserve"> </w:t>
      </w:r>
    </w:p>
    <w:p w14:paraId="0BACE538" w14:textId="77777777" w:rsidR="00352D87" w:rsidRDefault="00BF3059">
      <w:pPr>
        <w:spacing w:after="0" w:line="259" w:lineRule="auto"/>
        <w:ind w:left="0" w:right="0" w:firstLine="0"/>
        <w:jc w:val="left"/>
      </w:pPr>
      <w:r>
        <w:rPr>
          <w:rFonts w:ascii="Arial" w:eastAsia="Arial" w:hAnsi="Arial" w:cs="Arial"/>
        </w:rPr>
        <w:t xml:space="preserve"> </w:t>
      </w:r>
      <w:r>
        <w:rPr>
          <w:rFonts w:eastAsia="Arial"/>
        </w:rPr>
        <w:tab/>
      </w:r>
      <w:r>
        <w:rPr>
          <w:rFonts w:ascii="Calibri" w:eastAsia="Calibri" w:hAnsi="Calibri" w:cs="Calibri"/>
        </w:rPr>
        <w:t xml:space="preserve"> </w:t>
      </w:r>
    </w:p>
    <w:p w14:paraId="753D7C3A" w14:textId="62DA761F" w:rsidR="1DCAD3EF" w:rsidRDefault="1DCAD3EF" w:rsidP="1DCAD3EF">
      <w:pPr>
        <w:spacing w:after="0" w:line="259" w:lineRule="auto"/>
        <w:ind w:left="0" w:right="0" w:firstLine="0"/>
        <w:jc w:val="left"/>
        <w:rPr>
          <w:rFonts w:ascii="Calibri" w:eastAsia="Calibri" w:hAnsi="Calibri" w:cs="Calibri"/>
        </w:rPr>
      </w:pPr>
    </w:p>
    <w:p w14:paraId="78A27755" w14:textId="142F7480" w:rsidR="74A9BDF5" w:rsidRDefault="74A9BDF5" w:rsidP="74A9BDF5">
      <w:pPr>
        <w:spacing w:after="0" w:line="259" w:lineRule="auto"/>
        <w:ind w:left="0" w:right="0" w:firstLine="0"/>
        <w:jc w:val="left"/>
        <w:rPr>
          <w:rFonts w:ascii="Calibri" w:eastAsia="Calibri" w:hAnsi="Calibri" w:cs="Calibri"/>
        </w:rPr>
      </w:pPr>
    </w:p>
    <w:p w14:paraId="293BB353" w14:textId="7CB987A6" w:rsidR="74A9BDF5" w:rsidRDefault="74A9BDF5" w:rsidP="74A9BDF5">
      <w:pPr>
        <w:spacing w:after="0" w:line="259" w:lineRule="auto"/>
        <w:ind w:left="0" w:right="0" w:firstLine="0"/>
        <w:jc w:val="left"/>
        <w:rPr>
          <w:rFonts w:ascii="Calibri" w:eastAsia="Calibri" w:hAnsi="Calibri" w:cs="Calibri"/>
        </w:rPr>
      </w:pPr>
    </w:p>
    <w:p w14:paraId="49310223" w14:textId="2FC43E46" w:rsidR="74A9BDF5" w:rsidRDefault="74A9BDF5" w:rsidP="74A9BDF5">
      <w:pPr>
        <w:spacing w:after="0" w:line="259" w:lineRule="auto"/>
        <w:ind w:left="0" w:right="0" w:firstLine="0"/>
        <w:jc w:val="left"/>
        <w:rPr>
          <w:rFonts w:ascii="Calibri" w:eastAsia="Calibri" w:hAnsi="Calibri" w:cs="Calibri"/>
        </w:rPr>
      </w:pPr>
    </w:p>
    <w:p w14:paraId="0BF295FB" w14:textId="33648874" w:rsidR="74A9BDF5" w:rsidRDefault="74A9BDF5" w:rsidP="74A9BDF5">
      <w:pPr>
        <w:spacing w:after="0" w:line="259" w:lineRule="auto"/>
        <w:ind w:left="0" w:right="0" w:firstLine="0"/>
        <w:jc w:val="left"/>
        <w:rPr>
          <w:rFonts w:ascii="Calibri" w:eastAsia="Calibri" w:hAnsi="Calibri" w:cs="Calibri"/>
        </w:rPr>
      </w:pPr>
    </w:p>
    <w:p w14:paraId="7D323F49" w14:textId="4ECC7D77" w:rsidR="74A9BDF5" w:rsidRDefault="74A9BDF5" w:rsidP="74A9BDF5">
      <w:pPr>
        <w:spacing w:after="0" w:line="259" w:lineRule="auto"/>
        <w:ind w:left="0" w:right="0" w:firstLine="0"/>
        <w:jc w:val="left"/>
        <w:rPr>
          <w:rFonts w:ascii="Calibri" w:eastAsia="Calibri" w:hAnsi="Calibri" w:cs="Calibri"/>
        </w:rPr>
      </w:pPr>
    </w:p>
    <w:p w14:paraId="01E04E62" w14:textId="590F9760" w:rsidR="74A9BDF5" w:rsidRDefault="74A9BDF5" w:rsidP="74A9BDF5">
      <w:pPr>
        <w:spacing w:after="0" w:line="259" w:lineRule="auto"/>
        <w:ind w:left="0" w:right="0" w:firstLine="0"/>
        <w:jc w:val="left"/>
        <w:rPr>
          <w:rFonts w:ascii="Calibri" w:eastAsia="Calibri" w:hAnsi="Calibri" w:cs="Calibri"/>
        </w:rPr>
      </w:pPr>
    </w:p>
    <w:p w14:paraId="4ACC5449" w14:textId="787695D6" w:rsidR="74A9BDF5" w:rsidRDefault="74A9BDF5" w:rsidP="74A9BDF5">
      <w:pPr>
        <w:spacing w:after="0" w:line="259" w:lineRule="auto"/>
        <w:ind w:left="0" w:right="0" w:firstLine="0"/>
        <w:jc w:val="left"/>
        <w:rPr>
          <w:rFonts w:ascii="Calibri" w:eastAsia="Calibri" w:hAnsi="Calibri" w:cs="Calibri"/>
        </w:rPr>
      </w:pPr>
    </w:p>
    <w:p w14:paraId="6D7BB856" w14:textId="711555B4" w:rsidR="74A9BDF5" w:rsidRDefault="74A9BDF5" w:rsidP="74A9BDF5">
      <w:pPr>
        <w:spacing w:after="0" w:line="259" w:lineRule="auto"/>
        <w:ind w:left="0" w:right="0" w:firstLine="0"/>
        <w:jc w:val="left"/>
        <w:rPr>
          <w:rFonts w:ascii="Calibri" w:eastAsia="Calibri" w:hAnsi="Calibri" w:cs="Calibri"/>
        </w:rPr>
      </w:pPr>
    </w:p>
    <w:p w14:paraId="02E23C4F" w14:textId="77777777" w:rsidR="00352D87" w:rsidRDefault="00BF3059">
      <w:pPr>
        <w:pStyle w:val="Heading1"/>
        <w:spacing w:after="430"/>
        <w:ind w:right="999"/>
      </w:pPr>
      <w:bookmarkStart w:id="29" w:name="_Toc212598488"/>
      <w:r>
        <w:t>CHAPTER 6: CONCLUSION AND FUTURE RECOMMENDATIONS</w:t>
      </w:r>
      <w:bookmarkEnd w:id="29"/>
      <w:r>
        <w:t xml:space="preserve"> </w:t>
      </w:r>
    </w:p>
    <w:p w14:paraId="3C30678F" w14:textId="77777777" w:rsidR="00352D87" w:rsidRDefault="00BF3059">
      <w:pPr>
        <w:pStyle w:val="Heading2"/>
        <w:spacing w:after="329"/>
        <w:ind w:left="-5"/>
      </w:pPr>
      <w:bookmarkStart w:id="30" w:name="_Toc212598489"/>
      <w:r>
        <w:t>6.1 Conclusion</w:t>
      </w:r>
      <w:bookmarkEnd w:id="30"/>
      <w:r>
        <w:t xml:space="preserve"> </w:t>
      </w:r>
    </w:p>
    <w:p w14:paraId="2801B005" w14:textId="77777777" w:rsidR="00352D87" w:rsidRDefault="00BF3059">
      <w:pPr>
        <w:spacing w:after="247"/>
        <w:ind w:left="-5" w:right="986"/>
      </w:pPr>
      <w:r>
        <w:t xml:space="preserve">The </w:t>
      </w:r>
      <w:r>
        <w:rPr>
          <w:b/>
        </w:rPr>
        <w:t>Calm Core Recovery system</w:t>
      </w:r>
      <w:r>
        <w:t xml:space="preserve"> helps fill major gaps in Nepal’s mental health services by offering an AI-powered digital platform—something that fits well with the WHO’s focus on low-resource settings [1]. One of its biggest wins is replacing the old-school paper records still used in many Nepali rehab centers [2], making it easier to manage appointments and track therapy progress digitally. </w:t>
      </w:r>
      <w:r>
        <w:lastRenderedPageBreak/>
        <w:t xml:space="preserve">Since internet access is spotty, especially in rural areas, the system works both online and offline, which solves a big problem noted in studies [3, 9]. </w:t>
      </w:r>
    </w:p>
    <w:p w14:paraId="63CA7CD7" w14:textId="77777777" w:rsidR="00352D87" w:rsidRDefault="00BF3059">
      <w:pPr>
        <w:spacing w:after="245"/>
        <w:ind w:left="-5" w:right="986"/>
      </w:pPr>
      <w:r>
        <w:t>The AI chatbot gives users quick, basic support—</w:t>
      </w:r>
      <w:proofErr w:type="gramStart"/>
      <w:r>
        <w:t>similar to</w:t>
      </w:r>
      <w:proofErr w:type="gramEnd"/>
      <w:r>
        <w:t xml:space="preserve"> what research shows works for mental health globally [10]—though it’s not perfect and still needs human therapists to step in for serious issues [11]. There’s also a panic button for emergencies, which tackles a known weak spot in Nepal’s current rehab system [12]. </w:t>
      </w:r>
    </w:p>
    <w:p w14:paraId="6A2439D1" w14:textId="77777777" w:rsidR="00352D87" w:rsidRDefault="00BF3059">
      <w:pPr>
        <w:spacing w:after="245"/>
        <w:ind w:left="-5" w:right="986"/>
      </w:pPr>
      <w:r>
        <w:t xml:space="preserve">That said, the system isn’t flawless. It still relies on internet more than we’d like [4], and the chatbot can’t handle complex clinical questions without a real person checking things [11]. </w:t>
      </w:r>
    </w:p>
    <w:p w14:paraId="0ACAEE7B" w14:textId="77777777" w:rsidR="00352D87" w:rsidRDefault="00BF3059">
      <w:pPr>
        <w:spacing w:after="298" w:line="259" w:lineRule="auto"/>
        <w:ind w:left="0" w:right="0" w:firstLine="0"/>
        <w:jc w:val="left"/>
      </w:pPr>
      <w:r>
        <w:t xml:space="preserve"> </w:t>
      </w:r>
    </w:p>
    <w:p w14:paraId="262B9936" w14:textId="77777777" w:rsidR="00352D87" w:rsidRDefault="00BF3059">
      <w:pPr>
        <w:pStyle w:val="Heading2"/>
        <w:spacing w:after="328"/>
        <w:ind w:left="-5"/>
      </w:pPr>
      <w:bookmarkStart w:id="31" w:name="_Toc212598490"/>
      <w:r>
        <w:t>6.2 Future Recommendations</w:t>
      </w:r>
      <w:bookmarkEnd w:id="31"/>
      <w:r>
        <w:t xml:space="preserve"> </w:t>
      </w:r>
    </w:p>
    <w:p w14:paraId="71A16CC1" w14:textId="77777777" w:rsidR="00352D87" w:rsidRDefault="00BF3059">
      <w:pPr>
        <w:spacing w:after="245"/>
        <w:ind w:left="-5" w:right="986"/>
      </w:pPr>
      <w:r>
        <w:t>To make the system even better, several technical improvements can be made. First, the AI could be upgraded with smarter natural language processing (NLP) to better understand users and reduce misunderstandings [8, 10]. Adding support for both Nepali and English would also help more people access the system easily [3]. For areas with poor internet, turning the app into a Progressive Web App (PWA) would let users sync data more reliably, even offline [4, 6]. Another useful feature could be connecting with low-cost fitness trackers through APIs to monitor physical health data like heart rate or activity levels [5].</w:t>
      </w:r>
      <w:r>
        <w:rPr>
          <w:rFonts w:ascii="Calibri" w:eastAsia="Calibri" w:hAnsi="Calibri" w:cs="Calibri"/>
        </w:rPr>
        <w:t xml:space="preserve"> </w:t>
      </w:r>
    </w:p>
    <w:p w14:paraId="58D61489" w14:textId="77777777" w:rsidR="00352D87" w:rsidRDefault="00BF3059">
      <w:pPr>
        <w:spacing w:after="240"/>
        <w:ind w:left="-5" w:right="986"/>
      </w:pPr>
      <w:r>
        <w:t>Operationally, the system should be tested in 3–5 more health centers, especially in regions where mental health services are lacking [1, 12]. Since not all therapists might be comfortable with tech, training modules should be created to help them use the system effectively [6, 9].</w:t>
      </w:r>
      <w:r>
        <w:rPr>
          <w:rFonts w:ascii="Calibri" w:eastAsia="Calibri" w:hAnsi="Calibri" w:cs="Calibri"/>
        </w:rPr>
        <w:t xml:space="preserve"> </w:t>
      </w:r>
    </w:p>
    <w:p w14:paraId="27DE9F51" w14:textId="77777777" w:rsidR="00352D87" w:rsidRDefault="00BF3059">
      <w:pPr>
        <w:spacing w:after="8"/>
        <w:ind w:left="-5" w:right="986"/>
      </w:pPr>
      <w:r>
        <w:t xml:space="preserve">Policy-wise, it’s important to work with Nepal’s Ministry of Health to follow national guidelines. This includes sticking to data privacy rules under the National Mental Health </w:t>
      </w:r>
    </w:p>
    <w:p w14:paraId="2292AE36" w14:textId="77777777" w:rsidR="00352D87" w:rsidRDefault="00BF3059">
      <w:pPr>
        <w:ind w:left="-5" w:right="986"/>
      </w:pPr>
      <w:r>
        <w:t>Strategy and making sure telehealth services can be reimbursed, so they’re affordable for users [4, 7].</w:t>
      </w:r>
      <w:r>
        <w:rPr>
          <w:rFonts w:ascii="Calibri" w:eastAsia="Calibri" w:hAnsi="Calibri" w:cs="Calibri"/>
        </w:rPr>
        <w:t xml:space="preserve"> </w:t>
      </w:r>
    </w:p>
    <w:p w14:paraId="7032018A" w14:textId="77777777" w:rsidR="00352D87" w:rsidRDefault="00BF3059">
      <w:pPr>
        <w:spacing w:after="245"/>
        <w:ind w:left="-5" w:right="986"/>
      </w:pPr>
      <w:r>
        <w:t>Finally, more research is needed. Long-term studies comparing this system to traditional therapy in Nepal would show how well it really works [2, 8]. There’s also potential to explore blockchain technology for keeping health records secure and tamper-proof [6].</w:t>
      </w:r>
      <w:r>
        <w:rPr>
          <w:rFonts w:ascii="Calibri" w:eastAsia="Calibri" w:hAnsi="Calibri" w:cs="Calibri"/>
        </w:rPr>
        <w:t xml:space="preserve"> </w:t>
      </w:r>
    </w:p>
    <w:p w14:paraId="4972069D" w14:textId="77777777" w:rsidR="00352D87" w:rsidRDefault="00BF3059">
      <w:pPr>
        <w:spacing w:after="298" w:line="259" w:lineRule="auto"/>
        <w:ind w:left="0" w:right="0" w:firstLine="0"/>
        <w:jc w:val="left"/>
      </w:pPr>
      <w:r>
        <w:rPr>
          <w:rFonts w:ascii="Calibri" w:eastAsia="Calibri" w:hAnsi="Calibri" w:cs="Calibri"/>
        </w:rPr>
        <w:t xml:space="preserve"> </w:t>
      </w:r>
    </w:p>
    <w:p w14:paraId="36749C10" w14:textId="77777777" w:rsidR="00352D87" w:rsidRDefault="00BF3059">
      <w:pPr>
        <w:pStyle w:val="Heading2"/>
        <w:spacing w:after="328"/>
        <w:ind w:left="-5"/>
      </w:pPr>
      <w:bookmarkStart w:id="32" w:name="_Toc212598491"/>
      <w:r>
        <w:lastRenderedPageBreak/>
        <w:t>6.3 Final Outlook</w:t>
      </w:r>
      <w:bookmarkEnd w:id="32"/>
      <w:r>
        <w:t xml:space="preserve"> </w:t>
      </w:r>
    </w:p>
    <w:p w14:paraId="3293E249" w14:textId="77777777" w:rsidR="00352D87" w:rsidRDefault="00BF3059">
      <w:pPr>
        <w:spacing w:after="269" w:line="276" w:lineRule="auto"/>
        <w:ind w:left="-5"/>
        <w:jc w:val="left"/>
      </w:pPr>
      <w:r>
        <w:t xml:space="preserve">CalmCore Recovery demonstrates how digital solutions can bridge service gaps in Nepal's mental health ecosystem [1], [3]. Strategic improvements can position it as a model for similar low-resource settings. </w:t>
      </w:r>
    </w:p>
    <w:p w14:paraId="4386A774" w14:textId="4A94F090" w:rsidR="495C467F" w:rsidRDefault="00BF3059" w:rsidP="659F503C">
      <w:pPr>
        <w:spacing w:after="0" w:line="259" w:lineRule="auto"/>
        <w:ind w:left="0" w:right="0" w:firstLine="0"/>
        <w:jc w:val="left"/>
      </w:pPr>
      <w:r>
        <w:t xml:space="preserve"> </w:t>
      </w:r>
      <w:r>
        <w:tab/>
        <w:t xml:space="preserve"> </w:t>
      </w:r>
      <w:r>
        <w:br w:type="page"/>
      </w:r>
    </w:p>
    <w:p w14:paraId="558D2484" w14:textId="77777777" w:rsidR="00352D87" w:rsidRDefault="00BF3059">
      <w:pPr>
        <w:spacing w:after="112" w:line="259" w:lineRule="auto"/>
        <w:ind w:left="-5" w:right="0"/>
        <w:jc w:val="left"/>
      </w:pPr>
      <w:r>
        <w:rPr>
          <w:b/>
          <w:sz w:val="32"/>
        </w:rPr>
        <w:lastRenderedPageBreak/>
        <w:t xml:space="preserve">References: </w:t>
      </w:r>
    </w:p>
    <w:p w14:paraId="22BEB9FE" w14:textId="77777777" w:rsidR="00352D87" w:rsidRDefault="00BF3059">
      <w:pPr>
        <w:numPr>
          <w:ilvl w:val="0"/>
          <w:numId w:val="15"/>
        </w:numPr>
        <w:spacing w:after="0" w:line="278" w:lineRule="auto"/>
        <w:ind w:right="986"/>
      </w:pPr>
      <w:r>
        <w:t xml:space="preserve">WHO, </w:t>
      </w:r>
      <w:r>
        <w:rPr>
          <w:i/>
        </w:rPr>
        <w:t>Mental health in Nepal: challenges and priorities</w:t>
      </w:r>
      <w:r>
        <w:t xml:space="preserve">, 2020. [Online]. Available: </w:t>
      </w:r>
      <w:hyperlink r:id="rId26">
        <w:r>
          <w:rPr>
            <w:color w:val="467886"/>
            <w:u w:val="single" w:color="467886"/>
          </w:rPr>
          <w:t>https://www.who.int/nepal/health</w:t>
        </w:r>
      </w:hyperlink>
      <w:hyperlink r:id="rId27">
        <w:r>
          <w:rPr>
            <w:color w:val="467886"/>
            <w:u w:val="single" w:color="467886"/>
          </w:rPr>
          <w:t>-</w:t>
        </w:r>
      </w:hyperlink>
      <w:hyperlink r:id="rId28">
        <w:r>
          <w:rPr>
            <w:color w:val="467886"/>
            <w:u w:val="single" w:color="467886"/>
          </w:rPr>
          <w:t>topics/mental</w:t>
        </w:r>
      </w:hyperlink>
      <w:hyperlink r:id="rId29">
        <w:r>
          <w:rPr>
            <w:color w:val="467886"/>
            <w:u w:val="single" w:color="467886"/>
          </w:rPr>
          <w:t>-</w:t>
        </w:r>
      </w:hyperlink>
      <w:hyperlink r:id="rId30">
        <w:r>
          <w:rPr>
            <w:color w:val="467886"/>
            <w:u w:val="single" w:color="467886"/>
          </w:rPr>
          <w:t>health</w:t>
        </w:r>
      </w:hyperlink>
      <w:hyperlink r:id="rId31">
        <w:r>
          <w:t xml:space="preserve"> </w:t>
        </w:r>
      </w:hyperlink>
    </w:p>
    <w:p w14:paraId="09F1F72E" w14:textId="77777777" w:rsidR="00352D87" w:rsidRDefault="00BF3059">
      <w:pPr>
        <w:numPr>
          <w:ilvl w:val="0"/>
          <w:numId w:val="15"/>
        </w:numPr>
        <w:spacing w:after="5"/>
        <w:ind w:right="986"/>
      </w:pPr>
      <w:r>
        <w:t xml:space="preserve">A. Sharma and R. Poudel, “Prevalence of substance use disorders and treatment gaps in Nepal,” </w:t>
      </w:r>
      <w:r>
        <w:rPr>
          <w:i/>
        </w:rPr>
        <w:t>Nepal Medical Journal</w:t>
      </w:r>
      <w:r>
        <w:t xml:space="preserve">, vol. 45, no. 2, pp. 85–90, 2021. </w:t>
      </w:r>
    </w:p>
    <w:p w14:paraId="22A45224" w14:textId="77777777" w:rsidR="00352D87" w:rsidRDefault="00BF3059">
      <w:pPr>
        <w:numPr>
          <w:ilvl w:val="0"/>
          <w:numId w:val="15"/>
        </w:numPr>
        <w:spacing w:after="8"/>
        <w:ind w:right="986"/>
      </w:pPr>
      <w:r>
        <w:t xml:space="preserve">S. Thapa, “Digital health innovation in low-resource settings: Nepal’s roadmap,” </w:t>
      </w:r>
      <w:r>
        <w:rPr>
          <w:i/>
        </w:rPr>
        <w:t>Health Informatics Journal</w:t>
      </w:r>
      <w:r>
        <w:t xml:space="preserve">, vol. 27, no. 3, pp. 299–312, 2022. </w:t>
      </w:r>
    </w:p>
    <w:p w14:paraId="14EFEBEC" w14:textId="77777777" w:rsidR="00352D87" w:rsidRDefault="00BF3059">
      <w:pPr>
        <w:numPr>
          <w:ilvl w:val="0"/>
          <w:numId w:val="15"/>
        </w:numPr>
        <w:spacing w:after="6"/>
        <w:ind w:right="986"/>
      </w:pPr>
      <w:r>
        <w:t xml:space="preserve">M. Bista et al., “Implementing e-health services in Nepal: opportunities and barriers,” </w:t>
      </w:r>
      <w:r>
        <w:rPr>
          <w:i/>
        </w:rPr>
        <w:t>Journal of Telemedicine and e-Health</w:t>
      </w:r>
      <w:r>
        <w:t xml:space="preserve">, vol. 28, no. 5, pp. 463–470, 2021. </w:t>
      </w:r>
    </w:p>
    <w:p w14:paraId="533A8317" w14:textId="77777777" w:rsidR="00352D87" w:rsidRDefault="00BF3059">
      <w:pPr>
        <w:numPr>
          <w:ilvl w:val="0"/>
          <w:numId w:val="15"/>
        </w:numPr>
        <w:spacing w:after="5"/>
        <w:ind w:right="986"/>
      </w:pPr>
      <w:r>
        <w:t xml:space="preserve">T. Luitel et al., “Feasibility of a mobile-based mental health support app in Nepal,” </w:t>
      </w:r>
      <w:r>
        <w:rPr>
          <w:i/>
        </w:rPr>
        <w:t>Asian Journal of Psychiatry</w:t>
      </w:r>
      <w:r>
        <w:t xml:space="preserve">, vol. 61, 2021. </w:t>
      </w:r>
    </w:p>
    <w:p w14:paraId="06C3F8B4" w14:textId="77777777" w:rsidR="00352D87" w:rsidRDefault="00BF3059">
      <w:pPr>
        <w:numPr>
          <w:ilvl w:val="0"/>
          <w:numId w:val="15"/>
        </w:numPr>
        <w:spacing w:after="7"/>
        <w:ind w:right="986"/>
      </w:pPr>
      <w:r>
        <w:t xml:space="preserve">H. Adhikari et al., “Digital health ecosystem in Nepal: Challenges and future directions,” </w:t>
      </w:r>
      <w:r>
        <w:rPr>
          <w:i/>
        </w:rPr>
        <w:t>Nepal Health Research Council Bulletin</w:t>
      </w:r>
      <w:r>
        <w:t xml:space="preserve">, vol. 19, no. 2, pp. 123–130, 2022. </w:t>
      </w:r>
    </w:p>
    <w:p w14:paraId="2728C1B9" w14:textId="77777777" w:rsidR="00352D87" w:rsidRDefault="00BF3059">
      <w:pPr>
        <w:numPr>
          <w:ilvl w:val="0"/>
          <w:numId w:val="15"/>
        </w:numPr>
        <w:spacing w:after="5"/>
        <w:ind w:right="986"/>
      </w:pPr>
      <w:r>
        <w:t>Ministry of Health and Population, “</w:t>
      </w:r>
      <w:proofErr w:type="spellStart"/>
      <w:r>
        <w:t>TeleUpachar</w:t>
      </w:r>
      <w:proofErr w:type="spellEnd"/>
      <w:r>
        <w:t xml:space="preserve"> initiative and lessons from COVID-19,” </w:t>
      </w:r>
      <w:r>
        <w:rPr>
          <w:i/>
        </w:rPr>
        <w:t>Government of Nepal Health Bulletin</w:t>
      </w:r>
      <w:r>
        <w:t xml:space="preserve">, 2021. </w:t>
      </w:r>
    </w:p>
    <w:p w14:paraId="619C8FC0" w14:textId="77777777" w:rsidR="00352D87" w:rsidRDefault="00BF3059">
      <w:pPr>
        <w:numPr>
          <w:ilvl w:val="0"/>
          <w:numId w:val="15"/>
        </w:numPr>
        <w:spacing w:after="8"/>
        <w:ind w:right="986"/>
      </w:pPr>
      <w:r>
        <w:t xml:space="preserve">J. Rajbhandari, “AI-assisted cognitive behavioral therapy in rural Nepal: A pilot study,” </w:t>
      </w:r>
      <w:r>
        <w:rPr>
          <w:i/>
        </w:rPr>
        <w:t>Asian Journal of Mental Health Tech</w:t>
      </w:r>
      <w:r>
        <w:t xml:space="preserve">, vol. 4, no. 1, pp. 14–21, 2023. </w:t>
      </w:r>
    </w:p>
    <w:p w14:paraId="4E43A5C5" w14:textId="77777777" w:rsidR="00352D87" w:rsidRDefault="00BF3059">
      <w:pPr>
        <w:numPr>
          <w:ilvl w:val="0"/>
          <w:numId w:val="15"/>
        </w:numPr>
        <w:spacing w:after="5"/>
        <w:ind w:right="986"/>
      </w:pPr>
      <w:r>
        <w:t xml:space="preserve">K. Singh and P. Gurung, “Internet growth and digital literacy trends in Nepal,” </w:t>
      </w:r>
      <w:r>
        <w:rPr>
          <w:i/>
        </w:rPr>
        <w:t>ICT Development Reports Nepal</w:t>
      </w:r>
      <w:r>
        <w:t xml:space="preserve">, vol. 10, no. 3, 2022. </w:t>
      </w:r>
    </w:p>
    <w:p w14:paraId="143B5B6C" w14:textId="77777777" w:rsidR="00352D87" w:rsidRDefault="00BF3059">
      <w:pPr>
        <w:numPr>
          <w:ilvl w:val="0"/>
          <w:numId w:val="15"/>
        </w:numPr>
        <w:spacing w:after="2" w:line="276" w:lineRule="auto"/>
        <w:ind w:right="986"/>
      </w:pPr>
      <w:r>
        <w:t xml:space="preserve">S. Das et al., “Effectiveness of AI chatbots in reducing anxiety and depression symptoms: A global meta-study,” </w:t>
      </w:r>
      <w:r>
        <w:rPr>
          <w:i/>
        </w:rPr>
        <w:t>Journal of Mental Health AI</w:t>
      </w:r>
      <w:r>
        <w:t xml:space="preserve">, vol. 6, no. 2, pp. 101–110, 2021. </w:t>
      </w:r>
    </w:p>
    <w:p w14:paraId="442F0471" w14:textId="77777777" w:rsidR="00352D87" w:rsidRDefault="00BF3059">
      <w:pPr>
        <w:numPr>
          <w:ilvl w:val="0"/>
          <w:numId w:val="15"/>
        </w:numPr>
        <w:spacing w:after="5"/>
        <w:ind w:right="986"/>
      </w:pPr>
      <w:r>
        <w:t xml:space="preserve">D. Chhetri, “Risks of AI in unregulated mental health applications,” </w:t>
      </w:r>
      <w:r>
        <w:rPr>
          <w:i/>
        </w:rPr>
        <w:t>AI Ethics and Society in Asia</w:t>
      </w:r>
      <w:r>
        <w:t xml:space="preserve">, vol. 5, 2023. </w:t>
      </w:r>
    </w:p>
    <w:p w14:paraId="5ACA4475" w14:textId="77777777" w:rsidR="00352D87" w:rsidRDefault="00BF3059">
      <w:pPr>
        <w:numPr>
          <w:ilvl w:val="0"/>
          <w:numId w:val="15"/>
        </w:numPr>
        <w:ind w:right="986"/>
      </w:pPr>
      <w:r>
        <w:t xml:space="preserve">S. Neupane, “Assessment of mental health rehabilitation centers in Nepal,” </w:t>
      </w:r>
      <w:r>
        <w:rPr>
          <w:i/>
        </w:rPr>
        <w:t>Nepal Journal of Community Medicine</w:t>
      </w:r>
      <w:r>
        <w:t xml:space="preserve">, vol. 17, no. 1, pp. 56–62, 2023. </w:t>
      </w:r>
    </w:p>
    <w:sectPr w:rsidR="00352D87" w:rsidSect="003E3845">
      <w:headerReference w:type="default" r:id="rId32"/>
      <w:footerReference w:type="default" r:id="rId33"/>
      <w:pgSz w:w="11906" w:h="16838"/>
      <w:pgMar w:top="1440" w:right="144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2D91" w14:textId="77777777" w:rsidR="00923B5D" w:rsidRDefault="00923B5D">
      <w:pPr>
        <w:spacing w:after="0" w:line="240" w:lineRule="auto"/>
      </w:pPr>
      <w:r>
        <w:separator/>
      </w:r>
    </w:p>
  </w:endnote>
  <w:endnote w:type="continuationSeparator" w:id="0">
    <w:p w14:paraId="41B1CB92" w14:textId="77777777" w:rsidR="00923B5D" w:rsidRDefault="00923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2DF7" w14:textId="77777777" w:rsidR="00352D87" w:rsidRDefault="00BF3059">
    <w:pPr>
      <w:spacing w:after="0" w:line="259" w:lineRule="auto"/>
      <w:ind w:left="0" w:right="99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E524016" w14:textId="77777777" w:rsidR="00352D87" w:rsidRDefault="00BF3059">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F9FC" w14:textId="1A46F4E8" w:rsidR="00352D87" w:rsidRDefault="00352D87" w:rsidP="00842A43">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9206" w14:textId="77777777" w:rsidR="00352D87" w:rsidRDefault="00BF3059">
    <w:pPr>
      <w:spacing w:after="0" w:line="259" w:lineRule="auto"/>
      <w:ind w:left="0" w:right="994"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5022D5EF" w14:textId="77777777" w:rsidR="00352D87" w:rsidRDefault="00BF3059">
    <w:pPr>
      <w:spacing w:after="0" w:line="259" w:lineRule="auto"/>
      <w:ind w:left="0" w:right="0" w:firstLine="0"/>
      <w:jc w:val="left"/>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0567005"/>
      <w:docPartObj>
        <w:docPartGallery w:val="Page Numbers (Bottom of Page)"/>
        <w:docPartUnique/>
      </w:docPartObj>
    </w:sdtPr>
    <w:sdtEndPr>
      <w:rPr>
        <w:noProof/>
      </w:rPr>
    </w:sdtEndPr>
    <w:sdtContent>
      <w:p w14:paraId="00B65179" w14:textId="77777777" w:rsidR="00842A43" w:rsidRDefault="00842A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60323F" w14:textId="77777777" w:rsidR="00842A43" w:rsidRDefault="00842A43" w:rsidP="00842A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B8E38" w14:textId="77777777" w:rsidR="00923B5D" w:rsidRDefault="00923B5D">
      <w:pPr>
        <w:spacing w:after="0" w:line="240" w:lineRule="auto"/>
      </w:pPr>
      <w:r>
        <w:separator/>
      </w:r>
    </w:p>
  </w:footnote>
  <w:footnote w:type="continuationSeparator" w:id="0">
    <w:p w14:paraId="616CA7BA" w14:textId="77777777" w:rsidR="00923B5D" w:rsidRDefault="00923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10"/>
      <w:gridCol w:w="2910"/>
      <w:gridCol w:w="2910"/>
    </w:tblGrid>
    <w:tr w:rsidR="4793E8FC" w14:paraId="21355056" w14:textId="77777777" w:rsidTr="4793E8FC">
      <w:trPr>
        <w:trHeight w:val="300"/>
      </w:trPr>
      <w:tc>
        <w:tcPr>
          <w:tcW w:w="2910" w:type="dxa"/>
        </w:tcPr>
        <w:p w14:paraId="0117B0E8" w14:textId="421C68C4" w:rsidR="4793E8FC" w:rsidRDefault="4793E8FC" w:rsidP="4793E8FC">
          <w:pPr>
            <w:pStyle w:val="Header"/>
            <w:ind w:left="-115"/>
            <w:jc w:val="left"/>
          </w:pPr>
        </w:p>
      </w:tc>
      <w:tc>
        <w:tcPr>
          <w:tcW w:w="2910" w:type="dxa"/>
        </w:tcPr>
        <w:p w14:paraId="1372C5D4" w14:textId="579821F9" w:rsidR="4793E8FC" w:rsidRDefault="4793E8FC" w:rsidP="4793E8FC">
          <w:pPr>
            <w:pStyle w:val="Header"/>
            <w:jc w:val="center"/>
          </w:pPr>
        </w:p>
      </w:tc>
      <w:tc>
        <w:tcPr>
          <w:tcW w:w="2910" w:type="dxa"/>
        </w:tcPr>
        <w:p w14:paraId="2FAA249A" w14:textId="46BB3DBB" w:rsidR="4793E8FC" w:rsidRDefault="4793E8FC" w:rsidP="4793E8FC">
          <w:pPr>
            <w:pStyle w:val="Header"/>
            <w:ind w:right="-115"/>
            <w:jc w:val="right"/>
          </w:pPr>
        </w:p>
      </w:tc>
    </w:tr>
  </w:tbl>
  <w:p w14:paraId="31EEFBB3" w14:textId="30386060" w:rsidR="00FA6E92" w:rsidRDefault="00FA6E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5"/>
      <w:gridCol w:w="2885"/>
      <w:gridCol w:w="2885"/>
    </w:tblGrid>
    <w:tr w:rsidR="4793E8FC" w14:paraId="150DB347" w14:textId="77777777" w:rsidTr="4793E8FC">
      <w:trPr>
        <w:trHeight w:val="300"/>
      </w:trPr>
      <w:tc>
        <w:tcPr>
          <w:tcW w:w="2885" w:type="dxa"/>
        </w:tcPr>
        <w:p w14:paraId="6A1D3648" w14:textId="0BD8C2EA" w:rsidR="4793E8FC" w:rsidRDefault="4793E8FC" w:rsidP="4793E8FC">
          <w:pPr>
            <w:pStyle w:val="Header"/>
            <w:ind w:left="-115"/>
            <w:jc w:val="left"/>
          </w:pPr>
        </w:p>
      </w:tc>
      <w:tc>
        <w:tcPr>
          <w:tcW w:w="2885" w:type="dxa"/>
        </w:tcPr>
        <w:p w14:paraId="6B868F02" w14:textId="6B4FACC3" w:rsidR="4793E8FC" w:rsidRDefault="4793E8FC" w:rsidP="4793E8FC">
          <w:pPr>
            <w:pStyle w:val="Header"/>
            <w:jc w:val="center"/>
          </w:pPr>
        </w:p>
      </w:tc>
      <w:tc>
        <w:tcPr>
          <w:tcW w:w="2885" w:type="dxa"/>
        </w:tcPr>
        <w:p w14:paraId="0F95C834" w14:textId="37CA608B" w:rsidR="4793E8FC" w:rsidRDefault="4793E8FC" w:rsidP="4793E8FC">
          <w:pPr>
            <w:pStyle w:val="Header"/>
            <w:ind w:right="-115"/>
            <w:jc w:val="right"/>
          </w:pPr>
        </w:p>
      </w:tc>
    </w:tr>
  </w:tbl>
  <w:p w14:paraId="09CE6B77" w14:textId="3EF41565" w:rsidR="00FA6E92" w:rsidRDefault="00FA6E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72C"/>
    <w:multiLevelType w:val="hybridMultilevel"/>
    <w:tmpl w:val="4900D8FC"/>
    <w:lvl w:ilvl="0" w:tplc="BF640346">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A8A618">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8495BC">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400AD8">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6C58B8">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098DBC6">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48938E">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6E1DB8">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B437F2">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FC2A11"/>
    <w:multiLevelType w:val="hybridMultilevel"/>
    <w:tmpl w:val="1D9AF392"/>
    <w:lvl w:ilvl="0" w:tplc="F072EED2">
      <w:start w:val="1"/>
      <w:numFmt w:val="bullet"/>
      <w:lvlText w:val="•"/>
      <w:lvlJc w:val="left"/>
      <w:pPr>
        <w:ind w:left="1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1CCCCC">
      <w:start w:val="1"/>
      <w:numFmt w:val="bullet"/>
      <w:lvlText w:val="o"/>
      <w:lvlJc w:val="left"/>
      <w:pPr>
        <w:ind w:left="18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289622">
      <w:start w:val="1"/>
      <w:numFmt w:val="bullet"/>
      <w:lvlText w:val="▪"/>
      <w:lvlJc w:val="left"/>
      <w:pPr>
        <w:ind w:left="25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FCF08C">
      <w:start w:val="1"/>
      <w:numFmt w:val="bullet"/>
      <w:lvlText w:val="•"/>
      <w:lvlJc w:val="left"/>
      <w:pPr>
        <w:ind w:left="3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14B2BE">
      <w:start w:val="1"/>
      <w:numFmt w:val="bullet"/>
      <w:lvlText w:val="o"/>
      <w:lvlJc w:val="left"/>
      <w:pPr>
        <w:ind w:left="40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5AB194">
      <w:start w:val="1"/>
      <w:numFmt w:val="bullet"/>
      <w:lvlText w:val="▪"/>
      <w:lvlJc w:val="left"/>
      <w:pPr>
        <w:ind w:left="47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4EB0D8">
      <w:start w:val="1"/>
      <w:numFmt w:val="bullet"/>
      <w:lvlText w:val="•"/>
      <w:lvlJc w:val="left"/>
      <w:pPr>
        <w:ind w:left="5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0C1E64">
      <w:start w:val="1"/>
      <w:numFmt w:val="bullet"/>
      <w:lvlText w:val="o"/>
      <w:lvlJc w:val="left"/>
      <w:pPr>
        <w:ind w:left="61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F80CCC">
      <w:start w:val="1"/>
      <w:numFmt w:val="bullet"/>
      <w:lvlText w:val="▪"/>
      <w:lvlJc w:val="left"/>
      <w:pPr>
        <w:ind w:left="68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D06DFD"/>
    <w:multiLevelType w:val="hybridMultilevel"/>
    <w:tmpl w:val="B930FEE8"/>
    <w:lvl w:ilvl="0" w:tplc="A372EC2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4820D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8A290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A639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D81F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46FE6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18913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C418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6604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C32B62"/>
    <w:multiLevelType w:val="multilevel"/>
    <w:tmpl w:val="70FE4D58"/>
    <w:lvl w:ilvl="0">
      <w:start w:val="1"/>
      <w:numFmt w:val="lowerRoman"/>
      <w:lvlText w:val="%1."/>
      <w:lvlJc w:val="right"/>
      <w:pPr>
        <w:tabs>
          <w:tab w:val="num" w:pos="374"/>
        </w:tabs>
        <w:ind w:left="374" w:hanging="360"/>
      </w:pPr>
    </w:lvl>
    <w:lvl w:ilvl="1" w:tentative="1">
      <w:start w:val="1"/>
      <w:numFmt w:val="lowerRoman"/>
      <w:lvlText w:val="%2."/>
      <w:lvlJc w:val="right"/>
      <w:pPr>
        <w:tabs>
          <w:tab w:val="num" w:pos="1094"/>
        </w:tabs>
        <w:ind w:left="1094" w:hanging="360"/>
      </w:pPr>
    </w:lvl>
    <w:lvl w:ilvl="2" w:tentative="1">
      <w:start w:val="1"/>
      <w:numFmt w:val="lowerRoman"/>
      <w:lvlText w:val="%3."/>
      <w:lvlJc w:val="right"/>
      <w:pPr>
        <w:tabs>
          <w:tab w:val="num" w:pos="1814"/>
        </w:tabs>
        <w:ind w:left="1814" w:hanging="360"/>
      </w:pPr>
    </w:lvl>
    <w:lvl w:ilvl="3" w:tentative="1">
      <w:start w:val="1"/>
      <w:numFmt w:val="lowerRoman"/>
      <w:lvlText w:val="%4."/>
      <w:lvlJc w:val="right"/>
      <w:pPr>
        <w:tabs>
          <w:tab w:val="num" w:pos="2534"/>
        </w:tabs>
        <w:ind w:left="2534" w:hanging="360"/>
      </w:pPr>
    </w:lvl>
    <w:lvl w:ilvl="4" w:tentative="1">
      <w:start w:val="1"/>
      <w:numFmt w:val="lowerRoman"/>
      <w:lvlText w:val="%5."/>
      <w:lvlJc w:val="right"/>
      <w:pPr>
        <w:tabs>
          <w:tab w:val="num" w:pos="3254"/>
        </w:tabs>
        <w:ind w:left="3254" w:hanging="360"/>
      </w:pPr>
    </w:lvl>
    <w:lvl w:ilvl="5" w:tentative="1">
      <w:start w:val="1"/>
      <w:numFmt w:val="lowerRoman"/>
      <w:lvlText w:val="%6."/>
      <w:lvlJc w:val="right"/>
      <w:pPr>
        <w:tabs>
          <w:tab w:val="num" w:pos="3974"/>
        </w:tabs>
        <w:ind w:left="3974" w:hanging="360"/>
      </w:pPr>
    </w:lvl>
    <w:lvl w:ilvl="6" w:tentative="1">
      <w:start w:val="1"/>
      <w:numFmt w:val="lowerRoman"/>
      <w:lvlText w:val="%7."/>
      <w:lvlJc w:val="right"/>
      <w:pPr>
        <w:tabs>
          <w:tab w:val="num" w:pos="4694"/>
        </w:tabs>
        <w:ind w:left="4694" w:hanging="360"/>
      </w:pPr>
    </w:lvl>
    <w:lvl w:ilvl="7" w:tentative="1">
      <w:start w:val="1"/>
      <w:numFmt w:val="lowerRoman"/>
      <w:lvlText w:val="%8."/>
      <w:lvlJc w:val="right"/>
      <w:pPr>
        <w:tabs>
          <w:tab w:val="num" w:pos="5414"/>
        </w:tabs>
        <w:ind w:left="5414" w:hanging="360"/>
      </w:pPr>
    </w:lvl>
    <w:lvl w:ilvl="8" w:tentative="1">
      <w:start w:val="1"/>
      <w:numFmt w:val="lowerRoman"/>
      <w:lvlText w:val="%9."/>
      <w:lvlJc w:val="right"/>
      <w:pPr>
        <w:tabs>
          <w:tab w:val="num" w:pos="6134"/>
        </w:tabs>
        <w:ind w:left="6134" w:hanging="360"/>
      </w:pPr>
    </w:lvl>
  </w:abstractNum>
  <w:abstractNum w:abstractNumId="4" w15:restartNumberingAfterBreak="0">
    <w:nsid w:val="13ED279A"/>
    <w:multiLevelType w:val="hybridMultilevel"/>
    <w:tmpl w:val="F7005554"/>
    <w:lvl w:ilvl="0" w:tplc="0D3AF03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EA32F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D9E984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24B29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169550">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7883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1B64DA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F6CA4C">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35AE49C">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527733"/>
    <w:multiLevelType w:val="hybridMultilevel"/>
    <w:tmpl w:val="6F2C6C4C"/>
    <w:lvl w:ilvl="0" w:tplc="1EB8C6FE">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4A89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801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68384">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0E76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675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2E52F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E8354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87FA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975599A"/>
    <w:multiLevelType w:val="hybridMultilevel"/>
    <w:tmpl w:val="6FE8B550"/>
    <w:lvl w:ilvl="0" w:tplc="6256FDA8">
      <w:start w:val="1"/>
      <w:numFmt w:val="decimal"/>
      <w:lvlText w:val="%1."/>
      <w:lvlJc w:val="left"/>
      <w:pPr>
        <w:ind w:left="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22CD04C">
      <w:start w:val="1"/>
      <w:numFmt w:val="lowerLetter"/>
      <w:lvlText w:val="%2"/>
      <w:lvlJc w:val="left"/>
      <w:pPr>
        <w:ind w:left="1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F0619A4">
      <w:start w:val="1"/>
      <w:numFmt w:val="lowerRoman"/>
      <w:lvlText w:val="%3"/>
      <w:lvlJc w:val="left"/>
      <w:pPr>
        <w:ind w:left="2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BC685E4">
      <w:start w:val="1"/>
      <w:numFmt w:val="decimal"/>
      <w:lvlText w:val="%4"/>
      <w:lvlJc w:val="left"/>
      <w:pPr>
        <w:ind w:left="2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BA6DF04">
      <w:start w:val="1"/>
      <w:numFmt w:val="lowerLetter"/>
      <w:lvlText w:val="%5"/>
      <w:lvlJc w:val="left"/>
      <w:pPr>
        <w:ind w:left="3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C0CC4DE">
      <w:start w:val="1"/>
      <w:numFmt w:val="lowerRoman"/>
      <w:lvlText w:val="%6"/>
      <w:lvlJc w:val="left"/>
      <w:pPr>
        <w:ind w:left="4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22C757E">
      <w:start w:val="1"/>
      <w:numFmt w:val="decimal"/>
      <w:lvlText w:val="%7"/>
      <w:lvlJc w:val="left"/>
      <w:pPr>
        <w:ind w:left="50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3D20BAC">
      <w:start w:val="1"/>
      <w:numFmt w:val="lowerLetter"/>
      <w:lvlText w:val="%8"/>
      <w:lvlJc w:val="left"/>
      <w:pPr>
        <w:ind w:left="57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B2EA3E">
      <w:start w:val="1"/>
      <w:numFmt w:val="lowerRoman"/>
      <w:lvlText w:val="%9"/>
      <w:lvlJc w:val="left"/>
      <w:pPr>
        <w:ind w:left="64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C8719B"/>
    <w:multiLevelType w:val="hybridMultilevel"/>
    <w:tmpl w:val="452AD792"/>
    <w:lvl w:ilvl="0" w:tplc="8F842470">
      <w:start w:val="1"/>
      <w:numFmt w:val="bullet"/>
      <w:lvlText w:val="•"/>
      <w:lvlJc w:val="left"/>
      <w:pPr>
        <w:ind w:left="1125"/>
      </w:pPr>
      <w:rPr>
        <w:rFonts w:ascii="Arial" w:eastAsia="Arial" w:hAnsi="Arial" w:cs="Arial"/>
        <w:b w:val="0"/>
        <w:i w:val="0"/>
        <w:strike w:val="0"/>
        <w:dstrike w:val="0"/>
        <w:color w:val="262626"/>
        <w:sz w:val="24"/>
        <w:szCs w:val="24"/>
        <w:u w:val="none" w:color="000000"/>
        <w:bdr w:val="none" w:sz="0" w:space="0" w:color="auto"/>
        <w:shd w:val="clear" w:color="auto" w:fill="auto"/>
        <w:vertAlign w:val="baseline"/>
      </w:rPr>
    </w:lvl>
    <w:lvl w:ilvl="1" w:tplc="4B3E0A2A">
      <w:start w:val="1"/>
      <w:numFmt w:val="bullet"/>
      <w:lvlText w:val="o"/>
      <w:lvlJc w:val="left"/>
      <w:pPr>
        <w:ind w:left="180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2" w:tplc="7184752C">
      <w:start w:val="1"/>
      <w:numFmt w:val="bullet"/>
      <w:lvlText w:val="▪"/>
      <w:lvlJc w:val="left"/>
      <w:pPr>
        <w:ind w:left="252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3" w:tplc="AE7A160C">
      <w:start w:val="1"/>
      <w:numFmt w:val="bullet"/>
      <w:lvlText w:val="•"/>
      <w:lvlJc w:val="left"/>
      <w:pPr>
        <w:ind w:left="3240"/>
      </w:pPr>
      <w:rPr>
        <w:rFonts w:ascii="Arial" w:eastAsia="Arial" w:hAnsi="Arial" w:cs="Arial"/>
        <w:b w:val="0"/>
        <w:i w:val="0"/>
        <w:strike w:val="0"/>
        <w:dstrike w:val="0"/>
        <w:color w:val="262626"/>
        <w:sz w:val="24"/>
        <w:szCs w:val="24"/>
        <w:u w:val="none" w:color="000000"/>
        <w:bdr w:val="none" w:sz="0" w:space="0" w:color="auto"/>
        <w:shd w:val="clear" w:color="auto" w:fill="auto"/>
        <w:vertAlign w:val="baseline"/>
      </w:rPr>
    </w:lvl>
    <w:lvl w:ilvl="4" w:tplc="317A5C82">
      <w:start w:val="1"/>
      <w:numFmt w:val="bullet"/>
      <w:lvlText w:val="o"/>
      <w:lvlJc w:val="left"/>
      <w:pPr>
        <w:ind w:left="396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5" w:tplc="53B4ADC8">
      <w:start w:val="1"/>
      <w:numFmt w:val="bullet"/>
      <w:lvlText w:val="▪"/>
      <w:lvlJc w:val="left"/>
      <w:pPr>
        <w:ind w:left="468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6" w:tplc="48B8329A">
      <w:start w:val="1"/>
      <w:numFmt w:val="bullet"/>
      <w:lvlText w:val="•"/>
      <w:lvlJc w:val="left"/>
      <w:pPr>
        <w:ind w:left="5400"/>
      </w:pPr>
      <w:rPr>
        <w:rFonts w:ascii="Arial" w:eastAsia="Arial" w:hAnsi="Arial" w:cs="Arial"/>
        <w:b w:val="0"/>
        <w:i w:val="0"/>
        <w:strike w:val="0"/>
        <w:dstrike w:val="0"/>
        <w:color w:val="262626"/>
        <w:sz w:val="24"/>
        <w:szCs w:val="24"/>
        <w:u w:val="none" w:color="000000"/>
        <w:bdr w:val="none" w:sz="0" w:space="0" w:color="auto"/>
        <w:shd w:val="clear" w:color="auto" w:fill="auto"/>
        <w:vertAlign w:val="baseline"/>
      </w:rPr>
    </w:lvl>
    <w:lvl w:ilvl="7" w:tplc="8FA64132">
      <w:start w:val="1"/>
      <w:numFmt w:val="bullet"/>
      <w:lvlText w:val="o"/>
      <w:lvlJc w:val="left"/>
      <w:pPr>
        <w:ind w:left="612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8" w:tplc="A126C382">
      <w:start w:val="1"/>
      <w:numFmt w:val="bullet"/>
      <w:lvlText w:val="▪"/>
      <w:lvlJc w:val="left"/>
      <w:pPr>
        <w:ind w:left="6840"/>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abstractNum>
  <w:abstractNum w:abstractNumId="8" w15:restartNumberingAfterBreak="0">
    <w:nsid w:val="1E0735DA"/>
    <w:multiLevelType w:val="hybridMultilevel"/>
    <w:tmpl w:val="4134E9E2"/>
    <w:lvl w:ilvl="0" w:tplc="16CCF176">
      <w:start w:val="1"/>
      <w:numFmt w:val="decimal"/>
      <w:lvlText w:val="%1."/>
      <w:lvlJc w:val="left"/>
      <w:pPr>
        <w:ind w:left="1065"/>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F5A0A772">
      <w:start w:val="1"/>
      <w:numFmt w:val="lowerLetter"/>
      <w:lvlText w:val="%2"/>
      <w:lvlJc w:val="left"/>
      <w:pPr>
        <w:ind w:left="18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4B5C608A">
      <w:start w:val="1"/>
      <w:numFmt w:val="lowerRoman"/>
      <w:lvlText w:val="%3"/>
      <w:lvlJc w:val="left"/>
      <w:pPr>
        <w:ind w:left="25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ED8A62E2">
      <w:start w:val="1"/>
      <w:numFmt w:val="decimal"/>
      <w:lvlText w:val="%4"/>
      <w:lvlJc w:val="left"/>
      <w:pPr>
        <w:ind w:left="32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E6E22B58">
      <w:start w:val="1"/>
      <w:numFmt w:val="lowerLetter"/>
      <w:lvlText w:val="%5"/>
      <w:lvlJc w:val="left"/>
      <w:pPr>
        <w:ind w:left="39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4C8C1A58">
      <w:start w:val="1"/>
      <w:numFmt w:val="lowerRoman"/>
      <w:lvlText w:val="%6"/>
      <w:lvlJc w:val="left"/>
      <w:pPr>
        <w:ind w:left="46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10E8153A">
      <w:start w:val="1"/>
      <w:numFmt w:val="decimal"/>
      <w:lvlText w:val="%7"/>
      <w:lvlJc w:val="left"/>
      <w:pPr>
        <w:ind w:left="54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D9BC8D28">
      <w:start w:val="1"/>
      <w:numFmt w:val="lowerLetter"/>
      <w:lvlText w:val="%8"/>
      <w:lvlJc w:val="left"/>
      <w:pPr>
        <w:ind w:left="61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AA6EC9FE">
      <w:start w:val="1"/>
      <w:numFmt w:val="lowerRoman"/>
      <w:lvlText w:val="%9"/>
      <w:lvlJc w:val="left"/>
      <w:pPr>
        <w:ind w:left="68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9" w15:restartNumberingAfterBreak="0">
    <w:nsid w:val="28766C33"/>
    <w:multiLevelType w:val="hybridMultilevel"/>
    <w:tmpl w:val="4874196C"/>
    <w:lvl w:ilvl="0" w:tplc="BF5A7B5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29EADEC">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842F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9E9A3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B6A44DE">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F8449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443D7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9AD00E">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EE48DC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6661B6"/>
    <w:multiLevelType w:val="hybridMultilevel"/>
    <w:tmpl w:val="BD8AF9EA"/>
    <w:lvl w:ilvl="0" w:tplc="4E7097EE">
      <w:start w:val="1"/>
      <w:numFmt w:val="bullet"/>
      <w:lvlText w:val="•"/>
      <w:lvlJc w:val="left"/>
      <w:pPr>
        <w:ind w:left="849"/>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1" w:tplc="186C5C40">
      <w:start w:val="1"/>
      <w:numFmt w:val="bullet"/>
      <w:lvlText w:val="o"/>
      <w:lvlJc w:val="left"/>
      <w:pPr>
        <w:ind w:left="18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2" w:tplc="90F81F8C">
      <w:start w:val="1"/>
      <w:numFmt w:val="bullet"/>
      <w:lvlText w:val="▪"/>
      <w:lvlJc w:val="left"/>
      <w:pPr>
        <w:ind w:left="25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3" w:tplc="BC7C8040">
      <w:start w:val="1"/>
      <w:numFmt w:val="bullet"/>
      <w:lvlText w:val="•"/>
      <w:lvlJc w:val="left"/>
      <w:pPr>
        <w:ind w:left="32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4" w:tplc="BD46AB8C">
      <w:start w:val="1"/>
      <w:numFmt w:val="bullet"/>
      <w:lvlText w:val="o"/>
      <w:lvlJc w:val="left"/>
      <w:pPr>
        <w:ind w:left="396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5" w:tplc="CACEF430">
      <w:start w:val="1"/>
      <w:numFmt w:val="bullet"/>
      <w:lvlText w:val="▪"/>
      <w:lvlJc w:val="left"/>
      <w:pPr>
        <w:ind w:left="468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6" w:tplc="74A0BB2C">
      <w:start w:val="1"/>
      <w:numFmt w:val="bullet"/>
      <w:lvlText w:val="•"/>
      <w:lvlJc w:val="left"/>
      <w:pPr>
        <w:ind w:left="540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7" w:tplc="FB245278">
      <w:start w:val="1"/>
      <w:numFmt w:val="bullet"/>
      <w:lvlText w:val="o"/>
      <w:lvlJc w:val="left"/>
      <w:pPr>
        <w:ind w:left="612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lvl w:ilvl="8" w:tplc="290C02AA">
      <w:start w:val="1"/>
      <w:numFmt w:val="bullet"/>
      <w:lvlText w:val="▪"/>
      <w:lvlJc w:val="left"/>
      <w:pPr>
        <w:ind w:left="6840"/>
      </w:pPr>
      <w:rPr>
        <w:rFonts w:ascii="Times New Roman" w:eastAsia="Times New Roman" w:hAnsi="Times New Roman" w:cs="Times New Roman"/>
        <w:b w:val="0"/>
        <w:i w:val="0"/>
        <w:strike w:val="0"/>
        <w:dstrike w:val="0"/>
        <w:color w:val="404040"/>
        <w:sz w:val="24"/>
        <w:szCs w:val="24"/>
        <w:u w:val="none" w:color="000000"/>
        <w:bdr w:val="none" w:sz="0" w:space="0" w:color="auto"/>
        <w:shd w:val="clear" w:color="auto" w:fill="auto"/>
        <w:vertAlign w:val="baseline"/>
      </w:rPr>
    </w:lvl>
  </w:abstractNum>
  <w:abstractNum w:abstractNumId="11" w15:restartNumberingAfterBreak="0">
    <w:nsid w:val="44A11DE4"/>
    <w:multiLevelType w:val="multilevel"/>
    <w:tmpl w:val="C2D2A490"/>
    <w:lvl w:ilvl="0">
      <w:start w:val="1"/>
      <w:numFmt w:val="decimal"/>
      <w:lvlText w:val="%1."/>
      <w:lvlJc w:val="left"/>
      <w:pPr>
        <w:ind w:left="492" w:hanging="492"/>
      </w:pPr>
      <w:rPr>
        <w:rFonts w:hint="default"/>
      </w:rPr>
    </w:lvl>
    <w:lvl w:ilvl="1">
      <w:start w:val="1"/>
      <w:numFmt w:val="decimal"/>
      <w:lvlText w:val="%1.%2."/>
      <w:lvlJc w:val="left"/>
      <w:pPr>
        <w:ind w:left="852" w:hanging="49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71D63E5"/>
    <w:multiLevelType w:val="hybridMultilevel"/>
    <w:tmpl w:val="2812AEE0"/>
    <w:lvl w:ilvl="0" w:tplc="619C3056">
      <w:start w:val="1"/>
      <w:numFmt w:val="bullet"/>
      <w:lvlText w:val="•"/>
      <w:lvlJc w:val="left"/>
      <w:pPr>
        <w:ind w:left="705"/>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1" w:tplc="BEEE6832">
      <w:start w:val="1"/>
      <w:numFmt w:val="bullet"/>
      <w:lvlText w:val="o"/>
      <w:lvlJc w:val="left"/>
      <w:pPr>
        <w:ind w:left="180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2" w:tplc="D040A306">
      <w:start w:val="1"/>
      <w:numFmt w:val="bullet"/>
      <w:lvlText w:val="▪"/>
      <w:lvlJc w:val="left"/>
      <w:pPr>
        <w:ind w:left="25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3" w:tplc="BA863BD6">
      <w:start w:val="1"/>
      <w:numFmt w:val="bullet"/>
      <w:lvlText w:val="•"/>
      <w:lvlJc w:val="left"/>
      <w:pPr>
        <w:ind w:left="324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4" w:tplc="FF703510">
      <w:start w:val="1"/>
      <w:numFmt w:val="bullet"/>
      <w:lvlText w:val="o"/>
      <w:lvlJc w:val="left"/>
      <w:pPr>
        <w:ind w:left="39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5" w:tplc="0B0C381C">
      <w:start w:val="1"/>
      <w:numFmt w:val="bullet"/>
      <w:lvlText w:val="▪"/>
      <w:lvlJc w:val="left"/>
      <w:pPr>
        <w:ind w:left="46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6" w:tplc="DD8259AE">
      <w:start w:val="1"/>
      <w:numFmt w:val="bullet"/>
      <w:lvlText w:val="•"/>
      <w:lvlJc w:val="left"/>
      <w:pPr>
        <w:ind w:left="540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7" w:tplc="C7FEF35C">
      <w:start w:val="1"/>
      <w:numFmt w:val="bullet"/>
      <w:lvlText w:val="o"/>
      <w:lvlJc w:val="left"/>
      <w:pPr>
        <w:ind w:left="61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8" w:tplc="CABE772C">
      <w:start w:val="1"/>
      <w:numFmt w:val="bullet"/>
      <w:lvlText w:val="▪"/>
      <w:lvlJc w:val="left"/>
      <w:pPr>
        <w:ind w:left="684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abstractNum>
  <w:abstractNum w:abstractNumId="13" w15:restartNumberingAfterBreak="0">
    <w:nsid w:val="606B22AC"/>
    <w:multiLevelType w:val="hybridMultilevel"/>
    <w:tmpl w:val="B2620BDC"/>
    <w:lvl w:ilvl="0" w:tplc="583ED85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D473D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680AA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43168">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6B23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001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CD53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8267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5A5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09613E2"/>
    <w:multiLevelType w:val="hybridMultilevel"/>
    <w:tmpl w:val="CE7033DC"/>
    <w:lvl w:ilvl="0" w:tplc="DD30292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E8F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620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60E4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A21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2C83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4AA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DA08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A9D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2076B1"/>
    <w:multiLevelType w:val="hybridMultilevel"/>
    <w:tmpl w:val="73FCFF64"/>
    <w:lvl w:ilvl="0" w:tplc="26C0E204">
      <w:start w:val="1"/>
      <w:numFmt w:val="bullet"/>
      <w:lvlText w:val="•"/>
      <w:lvlJc w:val="left"/>
      <w:pPr>
        <w:ind w:left="7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60E24A">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7EC71E">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BCE58E">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1A686C">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B726400">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2EA92E">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A620CA">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3EB35A">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4412DD"/>
    <w:multiLevelType w:val="hybridMultilevel"/>
    <w:tmpl w:val="1BE0BED0"/>
    <w:lvl w:ilvl="0" w:tplc="A420C8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130069"/>
    <w:multiLevelType w:val="hybridMultilevel"/>
    <w:tmpl w:val="AF3C0D96"/>
    <w:lvl w:ilvl="0" w:tplc="859C166E">
      <w:start w:val="1"/>
      <w:numFmt w:val="bullet"/>
      <w:lvlText w:val="•"/>
      <w:lvlJc w:val="left"/>
      <w:pPr>
        <w:ind w:left="144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1" w:tplc="E1783A0E">
      <w:start w:val="1"/>
      <w:numFmt w:val="bullet"/>
      <w:lvlText w:val="o"/>
      <w:lvlJc w:val="left"/>
      <w:pPr>
        <w:ind w:left="216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2" w:tplc="ABD8F55A">
      <w:start w:val="1"/>
      <w:numFmt w:val="bullet"/>
      <w:lvlText w:val="▪"/>
      <w:lvlJc w:val="left"/>
      <w:pPr>
        <w:ind w:left="28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3" w:tplc="288AA450">
      <w:start w:val="1"/>
      <w:numFmt w:val="bullet"/>
      <w:lvlText w:val="•"/>
      <w:lvlJc w:val="left"/>
      <w:pPr>
        <w:ind w:left="360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4" w:tplc="3E5837D2">
      <w:start w:val="1"/>
      <w:numFmt w:val="bullet"/>
      <w:lvlText w:val="o"/>
      <w:lvlJc w:val="left"/>
      <w:pPr>
        <w:ind w:left="432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5" w:tplc="E1062E7E">
      <w:start w:val="1"/>
      <w:numFmt w:val="bullet"/>
      <w:lvlText w:val="▪"/>
      <w:lvlJc w:val="left"/>
      <w:pPr>
        <w:ind w:left="504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6" w:tplc="F4DE6FB0">
      <w:start w:val="1"/>
      <w:numFmt w:val="bullet"/>
      <w:lvlText w:val="•"/>
      <w:lvlJc w:val="left"/>
      <w:pPr>
        <w:ind w:left="5760"/>
      </w:pPr>
      <w:rPr>
        <w:rFonts w:ascii="Arial" w:eastAsia="Arial" w:hAnsi="Arial" w:cs="Arial"/>
        <w:b w:val="0"/>
        <w:i w:val="0"/>
        <w:strike w:val="0"/>
        <w:dstrike w:val="0"/>
        <w:color w:val="404040"/>
        <w:sz w:val="24"/>
        <w:szCs w:val="24"/>
        <w:u w:val="none" w:color="000000"/>
        <w:bdr w:val="none" w:sz="0" w:space="0" w:color="auto"/>
        <w:shd w:val="clear" w:color="auto" w:fill="auto"/>
        <w:vertAlign w:val="baseline"/>
      </w:rPr>
    </w:lvl>
    <w:lvl w:ilvl="7" w:tplc="1708CEE0">
      <w:start w:val="1"/>
      <w:numFmt w:val="bullet"/>
      <w:lvlText w:val="o"/>
      <w:lvlJc w:val="left"/>
      <w:pPr>
        <w:ind w:left="648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lvl w:ilvl="8" w:tplc="0B7AC2C2">
      <w:start w:val="1"/>
      <w:numFmt w:val="bullet"/>
      <w:lvlText w:val="▪"/>
      <w:lvlJc w:val="left"/>
      <w:pPr>
        <w:ind w:left="7200"/>
      </w:pPr>
      <w:rPr>
        <w:rFonts w:ascii="Segoe UI Symbol" w:eastAsia="Segoe UI Symbol" w:hAnsi="Segoe UI Symbol" w:cs="Segoe UI Symbol"/>
        <w:b w:val="0"/>
        <w:i w:val="0"/>
        <w:strike w:val="0"/>
        <w:dstrike w:val="0"/>
        <w:color w:val="404040"/>
        <w:sz w:val="24"/>
        <w:szCs w:val="24"/>
        <w:u w:val="none" w:color="000000"/>
        <w:bdr w:val="none" w:sz="0" w:space="0" w:color="auto"/>
        <w:shd w:val="clear" w:color="auto" w:fill="auto"/>
        <w:vertAlign w:val="baseline"/>
      </w:rPr>
    </w:lvl>
  </w:abstractNum>
  <w:num w:numId="1" w16cid:durableId="598685617">
    <w:abstractNumId w:val="2"/>
  </w:num>
  <w:num w:numId="2" w16cid:durableId="1173960162">
    <w:abstractNumId w:val="5"/>
  </w:num>
  <w:num w:numId="3" w16cid:durableId="1782605726">
    <w:abstractNumId w:val="13"/>
  </w:num>
  <w:num w:numId="4" w16cid:durableId="137574075">
    <w:abstractNumId w:val="6"/>
  </w:num>
  <w:num w:numId="5" w16cid:durableId="1673216305">
    <w:abstractNumId w:val="1"/>
  </w:num>
  <w:num w:numId="6" w16cid:durableId="784467523">
    <w:abstractNumId w:val="4"/>
  </w:num>
  <w:num w:numId="7" w16cid:durableId="1764497348">
    <w:abstractNumId w:val="9"/>
  </w:num>
  <w:num w:numId="8" w16cid:durableId="531384404">
    <w:abstractNumId w:val="0"/>
  </w:num>
  <w:num w:numId="9" w16cid:durableId="142278988">
    <w:abstractNumId w:val="15"/>
  </w:num>
  <w:num w:numId="10" w16cid:durableId="1836801963">
    <w:abstractNumId w:val="7"/>
  </w:num>
  <w:num w:numId="11" w16cid:durableId="454714896">
    <w:abstractNumId w:val="12"/>
  </w:num>
  <w:num w:numId="12" w16cid:durableId="959535917">
    <w:abstractNumId w:val="17"/>
  </w:num>
  <w:num w:numId="13" w16cid:durableId="2125268113">
    <w:abstractNumId w:val="8"/>
  </w:num>
  <w:num w:numId="14" w16cid:durableId="1987584962">
    <w:abstractNumId w:val="10"/>
  </w:num>
  <w:num w:numId="15" w16cid:durableId="1456287376">
    <w:abstractNumId w:val="14"/>
  </w:num>
  <w:num w:numId="16" w16cid:durableId="1321427561">
    <w:abstractNumId w:val="11"/>
  </w:num>
  <w:num w:numId="17" w16cid:durableId="1070080512">
    <w:abstractNumId w:val="3"/>
  </w:num>
  <w:num w:numId="18" w16cid:durableId="1650328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D87"/>
    <w:rsid w:val="00001F8F"/>
    <w:rsid w:val="00014390"/>
    <w:rsid w:val="000302BE"/>
    <w:rsid w:val="00033432"/>
    <w:rsid w:val="00037BE0"/>
    <w:rsid w:val="00040071"/>
    <w:rsid w:val="00040DF2"/>
    <w:rsid w:val="000521AD"/>
    <w:rsid w:val="000565BC"/>
    <w:rsid w:val="000718B4"/>
    <w:rsid w:val="00072764"/>
    <w:rsid w:val="000A6607"/>
    <w:rsid w:val="000B0F5A"/>
    <w:rsid w:val="000B2DCA"/>
    <w:rsid w:val="000C7FA1"/>
    <w:rsid w:val="000D1A12"/>
    <w:rsid w:val="000E6A86"/>
    <w:rsid w:val="000F3D43"/>
    <w:rsid w:val="001013AB"/>
    <w:rsid w:val="00107E74"/>
    <w:rsid w:val="00110CB7"/>
    <w:rsid w:val="00112E54"/>
    <w:rsid w:val="00115A05"/>
    <w:rsid w:val="00125C73"/>
    <w:rsid w:val="001262D4"/>
    <w:rsid w:val="00130CC2"/>
    <w:rsid w:val="001323C8"/>
    <w:rsid w:val="0013629D"/>
    <w:rsid w:val="001429A4"/>
    <w:rsid w:val="00144012"/>
    <w:rsid w:val="001464EE"/>
    <w:rsid w:val="001550DF"/>
    <w:rsid w:val="00162D10"/>
    <w:rsid w:val="00163298"/>
    <w:rsid w:val="00166BAF"/>
    <w:rsid w:val="0017040F"/>
    <w:rsid w:val="0017282C"/>
    <w:rsid w:val="00192777"/>
    <w:rsid w:val="001A4968"/>
    <w:rsid w:val="001B0E8B"/>
    <w:rsid w:val="001B0EEB"/>
    <w:rsid w:val="001B7E50"/>
    <w:rsid w:val="001C0DEA"/>
    <w:rsid w:val="001D6A22"/>
    <w:rsid w:val="001E2FE8"/>
    <w:rsid w:val="001F3289"/>
    <w:rsid w:val="001F796C"/>
    <w:rsid w:val="0020152E"/>
    <w:rsid w:val="002146AF"/>
    <w:rsid w:val="00233551"/>
    <w:rsid w:val="00244DD1"/>
    <w:rsid w:val="002478EC"/>
    <w:rsid w:val="00256CBC"/>
    <w:rsid w:val="00287205"/>
    <w:rsid w:val="00287641"/>
    <w:rsid w:val="002919BE"/>
    <w:rsid w:val="002B3B6E"/>
    <w:rsid w:val="002B63AC"/>
    <w:rsid w:val="002C2F9E"/>
    <w:rsid w:val="002D0D4F"/>
    <w:rsid w:val="002D22DB"/>
    <w:rsid w:val="002D4E24"/>
    <w:rsid w:val="002E3E58"/>
    <w:rsid w:val="002F4940"/>
    <w:rsid w:val="002F5DD4"/>
    <w:rsid w:val="00314235"/>
    <w:rsid w:val="0032408D"/>
    <w:rsid w:val="00327531"/>
    <w:rsid w:val="00327F67"/>
    <w:rsid w:val="003314A7"/>
    <w:rsid w:val="003359B8"/>
    <w:rsid w:val="00351E4C"/>
    <w:rsid w:val="00352D87"/>
    <w:rsid w:val="00373EAF"/>
    <w:rsid w:val="00381B55"/>
    <w:rsid w:val="00382A67"/>
    <w:rsid w:val="00392CD2"/>
    <w:rsid w:val="003A6F4F"/>
    <w:rsid w:val="003C1D28"/>
    <w:rsid w:val="003C572C"/>
    <w:rsid w:val="003C5E1C"/>
    <w:rsid w:val="003E3845"/>
    <w:rsid w:val="003E742E"/>
    <w:rsid w:val="003F0588"/>
    <w:rsid w:val="00407BE1"/>
    <w:rsid w:val="00412560"/>
    <w:rsid w:val="00417E38"/>
    <w:rsid w:val="0042257D"/>
    <w:rsid w:val="00436131"/>
    <w:rsid w:val="00441362"/>
    <w:rsid w:val="00443D93"/>
    <w:rsid w:val="0044489C"/>
    <w:rsid w:val="00452170"/>
    <w:rsid w:val="00463D0B"/>
    <w:rsid w:val="004837D6"/>
    <w:rsid w:val="004962A8"/>
    <w:rsid w:val="00497198"/>
    <w:rsid w:val="004D383F"/>
    <w:rsid w:val="004D3A8D"/>
    <w:rsid w:val="004D63A5"/>
    <w:rsid w:val="004E0279"/>
    <w:rsid w:val="004F0A9A"/>
    <w:rsid w:val="004F2FC5"/>
    <w:rsid w:val="004F7A60"/>
    <w:rsid w:val="00503F7A"/>
    <w:rsid w:val="005108FF"/>
    <w:rsid w:val="0053606A"/>
    <w:rsid w:val="00537267"/>
    <w:rsid w:val="0054037E"/>
    <w:rsid w:val="00541D02"/>
    <w:rsid w:val="00545C98"/>
    <w:rsid w:val="00550C90"/>
    <w:rsid w:val="0056705F"/>
    <w:rsid w:val="0057574D"/>
    <w:rsid w:val="005775E4"/>
    <w:rsid w:val="0058207A"/>
    <w:rsid w:val="00596F04"/>
    <w:rsid w:val="005A2505"/>
    <w:rsid w:val="005B18EC"/>
    <w:rsid w:val="005C447A"/>
    <w:rsid w:val="005C5123"/>
    <w:rsid w:val="005D0776"/>
    <w:rsid w:val="005E1515"/>
    <w:rsid w:val="00600DAC"/>
    <w:rsid w:val="00601A55"/>
    <w:rsid w:val="0060412D"/>
    <w:rsid w:val="006073E0"/>
    <w:rsid w:val="00610408"/>
    <w:rsid w:val="00622D5C"/>
    <w:rsid w:val="00624856"/>
    <w:rsid w:val="00624E89"/>
    <w:rsid w:val="006258F1"/>
    <w:rsid w:val="006276EA"/>
    <w:rsid w:val="00630C8F"/>
    <w:rsid w:val="0063105B"/>
    <w:rsid w:val="00631EBA"/>
    <w:rsid w:val="0063456A"/>
    <w:rsid w:val="00644F1B"/>
    <w:rsid w:val="006477FB"/>
    <w:rsid w:val="0065306B"/>
    <w:rsid w:val="00656BF1"/>
    <w:rsid w:val="00661FC9"/>
    <w:rsid w:val="00673454"/>
    <w:rsid w:val="00673B89"/>
    <w:rsid w:val="00685492"/>
    <w:rsid w:val="00690B7B"/>
    <w:rsid w:val="0069186B"/>
    <w:rsid w:val="006A43E5"/>
    <w:rsid w:val="006A4AF4"/>
    <w:rsid w:val="006B09D1"/>
    <w:rsid w:val="006B1C1D"/>
    <w:rsid w:val="006B540B"/>
    <w:rsid w:val="006B561C"/>
    <w:rsid w:val="006B65D8"/>
    <w:rsid w:val="006C16D3"/>
    <w:rsid w:val="006C1A8B"/>
    <w:rsid w:val="006C3F9B"/>
    <w:rsid w:val="006C3F9F"/>
    <w:rsid w:val="006D6729"/>
    <w:rsid w:val="006E3F05"/>
    <w:rsid w:val="006E6117"/>
    <w:rsid w:val="00703168"/>
    <w:rsid w:val="00712507"/>
    <w:rsid w:val="00715B39"/>
    <w:rsid w:val="00724877"/>
    <w:rsid w:val="007251E3"/>
    <w:rsid w:val="00725D39"/>
    <w:rsid w:val="00730BA2"/>
    <w:rsid w:val="00733A43"/>
    <w:rsid w:val="007342FE"/>
    <w:rsid w:val="00752D66"/>
    <w:rsid w:val="00754151"/>
    <w:rsid w:val="00764C66"/>
    <w:rsid w:val="00766EB0"/>
    <w:rsid w:val="0079033F"/>
    <w:rsid w:val="00792B31"/>
    <w:rsid w:val="00792F58"/>
    <w:rsid w:val="00794732"/>
    <w:rsid w:val="007B0984"/>
    <w:rsid w:val="007B65A1"/>
    <w:rsid w:val="007D0633"/>
    <w:rsid w:val="007D28EC"/>
    <w:rsid w:val="007D76F7"/>
    <w:rsid w:val="007E7A1E"/>
    <w:rsid w:val="007E7AF5"/>
    <w:rsid w:val="007F27F9"/>
    <w:rsid w:val="007F4495"/>
    <w:rsid w:val="00814751"/>
    <w:rsid w:val="008165EF"/>
    <w:rsid w:val="00816E04"/>
    <w:rsid w:val="00825692"/>
    <w:rsid w:val="00834A82"/>
    <w:rsid w:val="00842A43"/>
    <w:rsid w:val="0084490A"/>
    <w:rsid w:val="00845F79"/>
    <w:rsid w:val="00870754"/>
    <w:rsid w:val="008911C0"/>
    <w:rsid w:val="00892E8A"/>
    <w:rsid w:val="008B69A7"/>
    <w:rsid w:val="008C57D1"/>
    <w:rsid w:val="008C7F3D"/>
    <w:rsid w:val="008D03F7"/>
    <w:rsid w:val="008E5A56"/>
    <w:rsid w:val="008F393D"/>
    <w:rsid w:val="00900780"/>
    <w:rsid w:val="00901C41"/>
    <w:rsid w:val="00914848"/>
    <w:rsid w:val="009174F0"/>
    <w:rsid w:val="00923B5D"/>
    <w:rsid w:val="009279D7"/>
    <w:rsid w:val="00932BF4"/>
    <w:rsid w:val="00933667"/>
    <w:rsid w:val="00936FB8"/>
    <w:rsid w:val="009434F3"/>
    <w:rsid w:val="009516FD"/>
    <w:rsid w:val="00957CFF"/>
    <w:rsid w:val="00961667"/>
    <w:rsid w:val="0096228A"/>
    <w:rsid w:val="00971E40"/>
    <w:rsid w:val="00975B8C"/>
    <w:rsid w:val="00985B8C"/>
    <w:rsid w:val="0099776B"/>
    <w:rsid w:val="009B427D"/>
    <w:rsid w:val="009C57A2"/>
    <w:rsid w:val="009D7014"/>
    <w:rsid w:val="009E1082"/>
    <w:rsid w:val="009F094E"/>
    <w:rsid w:val="00A15C80"/>
    <w:rsid w:val="00A164CD"/>
    <w:rsid w:val="00A21CE7"/>
    <w:rsid w:val="00A32CD0"/>
    <w:rsid w:val="00A33FDF"/>
    <w:rsid w:val="00A36DDE"/>
    <w:rsid w:val="00A37436"/>
    <w:rsid w:val="00A5335B"/>
    <w:rsid w:val="00A723A3"/>
    <w:rsid w:val="00A7585B"/>
    <w:rsid w:val="00A807FD"/>
    <w:rsid w:val="00A8681D"/>
    <w:rsid w:val="00A90B19"/>
    <w:rsid w:val="00A915F5"/>
    <w:rsid w:val="00A92274"/>
    <w:rsid w:val="00A929EC"/>
    <w:rsid w:val="00AA2FC6"/>
    <w:rsid w:val="00AC5B0D"/>
    <w:rsid w:val="00AF096A"/>
    <w:rsid w:val="00AF249F"/>
    <w:rsid w:val="00AF4736"/>
    <w:rsid w:val="00AF48DB"/>
    <w:rsid w:val="00B36953"/>
    <w:rsid w:val="00B40143"/>
    <w:rsid w:val="00B47170"/>
    <w:rsid w:val="00B64404"/>
    <w:rsid w:val="00B745B3"/>
    <w:rsid w:val="00B75AC0"/>
    <w:rsid w:val="00B8301E"/>
    <w:rsid w:val="00B91DE6"/>
    <w:rsid w:val="00B94E9D"/>
    <w:rsid w:val="00BA76FF"/>
    <w:rsid w:val="00BC1328"/>
    <w:rsid w:val="00BE3C7B"/>
    <w:rsid w:val="00BF3059"/>
    <w:rsid w:val="00C16B49"/>
    <w:rsid w:val="00C2281C"/>
    <w:rsid w:val="00C26BA8"/>
    <w:rsid w:val="00C37B50"/>
    <w:rsid w:val="00C45FA4"/>
    <w:rsid w:val="00C54869"/>
    <w:rsid w:val="00C56FF0"/>
    <w:rsid w:val="00C768B6"/>
    <w:rsid w:val="00C84439"/>
    <w:rsid w:val="00C9036A"/>
    <w:rsid w:val="00CA3CAE"/>
    <w:rsid w:val="00CA6DA6"/>
    <w:rsid w:val="00CB1385"/>
    <w:rsid w:val="00CC50AC"/>
    <w:rsid w:val="00CC7469"/>
    <w:rsid w:val="00CF7552"/>
    <w:rsid w:val="00D061C3"/>
    <w:rsid w:val="00D10DB1"/>
    <w:rsid w:val="00D27F36"/>
    <w:rsid w:val="00D42F06"/>
    <w:rsid w:val="00D43C11"/>
    <w:rsid w:val="00D7407C"/>
    <w:rsid w:val="00D91B0D"/>
    <w:rsid w:val="00D92250"/>
    <w:rsid w:val="00DB2253"/>
    <w:rsid w:val="00DE7A4F"/>
    <w:rsid w:val="00DF0F61"/>
    <w:rsid w:val="00DF2432"/>
    <w:rsid w:val="00E008F8"/>
    <w:rsid w:val="00E0102C"/>
    <w:rsid w:val="00E0190D"/>
    <w:rsid w:val="00E04755"/>
    <w:rsid w:val="00E10CF1"/>
    <w:rsid w:val="00E11A78"/>
    <w:rsid w:val="00E12F4B"/>
    <w:rsid w:val="00E201C1"/>
    <w:rsid w:val="00E21AE9"/>
    <w:rsid w:val="00E2603D"/>
    <w:rsid w:val="00E44B10"/>
    <w:rsid w:val="00E454C7"/>
    <w:rsid w:val="00E52C75"/>
    <w:rsid w:val="00E62BF1"/>
    <w:rsid w:val="00E76896"/>
    <w:rsid w:val="00E8212B"/>
    <w:rsid w:val="00E95D97"/>
    <w:rsid w:val="00EA0716"/>
    <w:rsid w:val="00EB0303"/>
    <w:rsid w:val="00EB513D"/>
    <w:rsid w:val="00EB7C3D"/>
    <w:rsid w:val="00EC5F72"/>
    <w:rsid w:val="00EC7D69"/>
    <w:rsid w:val="00ED4C42"/>
    <w:rsid w:val="00EE1E00"/>
    <w:rsid w:val="00EE3BEC"/>
    <w:rsid w:val="00F0147C"/>
    <w:rsid w:val="00F034D6"/>
    <w:rsid w:val="00F132AB"/>
    <w:rsid w:val="00F2210D"/>
    <w:rsid w:val="00F319B9"/>
    <w:rsid w:val="00F40007"/>
    <w:rsid w:val="00F40805"/>
    <w:rsid w:val="00F46B1E"/>
    <w:rsid w:val="00F53409"/>
    <w:rsid w:val="00F569FC"/>
    <w:rsid w:val="00F63C65"/>
    <w:rsid w:val="00F65054"/>
    <w:rsid w:val="00F73C8A"/>
    <w:rsid w:val="00F92F6D"/>
    <w:rsid w:val="00FA043C"/>
    <w:rsid w:val="00FA6E92"/>
    <w:rsid w:val="00FB22D9"/>
    <w:rsid w:val="00FC02AF"/>
    <w:rsid w:val="00FE486E"/>
    <w:rsid w:val="00FE62BE"/>
    <w:rsid w:val="016D6F1C"/>
    <w:rsid w:val="0E3F1DED"/>
    <w:rsid w:val="106A3ADB"/>
    <w:rsid w:val="14E00076"/>
    <w:rsid w:val="1A6DC252"/>
    <w:rsid w:val="1D4276C9"/>
    <w:rsid w:val="1DCAD3EF"/>
    <w:rsid w:val="2454FB6E"/>
    <w:rsid w:val="256C6F03"/>
    <w:rsid w:val="28576106"/>
    <w:rsid w:val="2935E594"/>
    <w:rsid w:val="2E34F64D"/>
    <w:rsid w:val="31860762"/>
    <w:rsid w:val="40219CDC"/>
    <w:rsid w:val="447578E3"/>
    <w:rsid w:val="472D346B"/>
    <w:rsid w:val="4793E8FC"/>
    <w:rsid w:val="480B0B6C"/>
    <w:rsid w:val="494B2F7A"/>
    <w:rsid w:val="495C467F"/>
    <w:rsid w:val="4D4B6DC6"/>
    <w:rsid w:val="4E474805"/>
    <w:rsid w:val="5784E4DB"/>
    <w:rsid w:val="5BBBF7C6"/>
    <w:rsid w:val="5F32E68A"/>
    <w:rsid w:val="63C647C7"/>
    <w:rsid w:val="64757CB8"/>
    <w:rsid w:val="659F503C"/>
    <w:rsid w:val="674C676A"/>
    <w:rsid w:val="73993895"/>
    <w:rsid w:val="74A9BDF5"/>
    <w:rsid w:val="7DE86B26"/>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90373"/>
  <w15:docId w15:val="{80F239A7-D4C3-4BCF-B189-8A46A688E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1E3"/>
    <w:pPr>
      <w:spacing w:after="171" w:line="270" w:lineRule="auto"/>
      <w:ind w:left="10" w:right="95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3" w:line="265"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63" w:lineRule="auto"/>
      <w:ind w:left="37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1"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1"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01" w:line="259" w:lineRule="auto"/>
      <w:ind w:left="10" w:hanging="10"/>
      <w:outlineLvl w:val="4"/>
    </w:pPr>
    <w:rPr>
      <w:rFonts w:ascii="Times New Roman" w:eastAsia="Times New Roman" w:hAnsi="Times New Roman" w:cs="Times New Roman"/>
      <w:b/>
      <w:color w:val="000000"/>
    </w:rPr>
  </w:style>
  <w:style w:type="paragraph" w:styleId="Heading6">
    <w:name w:val="heading 6"/>
    <w:basedOn w:val="Normal"/>
    <w:next w:val="Normal"/>
    <w:link w:val="Heading6Char"/>
    <w:uiPriority w:val="9"/>
    <w:semiHidden/>
    <w:unhideWhenUsed/>
    <w:qFormat/>
    <w:rsid w:val="00327F67"/>
    <w:pPr>
      <w:keepNext/>
      <w:keepLines/>
      <w:spacing w:before="40" w:after="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paragraph" w:styleId="TOC1">
    <w:name w:val="toc 1"/>
    <w:hidden/>
    <w:uiPriority w:val="39"/>
    <w:pPr>
      <w:spacing w:after="124" w:line="259" w:lineRule="auto"/>
      <w:ind w:left="25" w:right="993" w:hanging="10"/>
    </w:pPr>
    <w:rPr>
      <w:rFonts w:ascii="Calibri" w:eastAsia="Calibri" w:hAnsi="Calibri" w:cs="Calibri"/>
      <w:color w:val="000000"/>
    </w:rPr>
  </w:style>
  <w:style w:type="paragraph" w:styleId="TOC2">
    <w:name w:val="toc 2"/>
    <w:hidden/>
    <w:uiPriority w:val="39"/>
    <w:pPr>
      <w:spacing w:after="124" w:line="259" w:lineRule="auto"/>
      <w:ind w:left="265" w:right="993" w:hanging="10"/>
    </w:pPr>
    <w:rPr>
      <w:rFonts w:ascii="Calibri" w:eastAsia="Calibri" w:hAnsi="Calibri" w:cs="Calibri"/>
      <w:color w:val="000000"/>
    </w:rPr>
  </w:style>
  <w:style w:type="paragraph" w:styleId="TOC3">
    <w:name w:val="toc 3"/>
    <w:hidden/>
    <w:uiPriority w:val="39"/>
    <w:pPr>
      <w:spacing w:after="186" w:line="249" w:lineRule="auto"/>
      <w:ind w:left="505" w:right="1004"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42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A43"/>
    <w:rPr>
      <w:rFonts w:ascii="Times New Roman" w:eastAsia="Times New Roman" w:hAnsi="Times New Roman" w:cs="Times New Roman"/>
      <w:color w:val="000000"/>
    </w:rPr>
  </w:style>
  <w:style w:type="paragraph" w:styleId="TOCHeading">
    <w:name w:val="TOC Heading"/>
    <w:basedOn w:val="Heading1"/>
    <w:next w:val="Normal"/>
    <w:uiPriority w:val="39"/>
    <w:unhideWhenUsed/>
    <w:qFormat/>
    <w:rsid w:val="00842A43"/>
    <w:pPr>
      <w:spacing w:before="240" w:after="0" w:line="259" w:lineRule="auto"/>
      <w:ind w:left="0" w:firstLine="0"/>
      <w:jc w:val="left"/>
      <w:outlineLvl w:val="9"/>
    </w:pPr>
    <w:rPr>
      <w:rFonts w:asciiTheme="majorHAnsi" w:eastAsiaTheme="majorEastAsia" w:hAnsiTheme="majorHAnsi" w:cstheme="majorBidi"/>
      <w:b w:val="0"/>
      <w:color w:val="0F4761" w:themeColor="accent1" w:themeShade="BF"/>
      <w:kern w:val="0"/>
      <w:szCs w:val="32"/>
      <w:lang w:bidi="ar-SA"/>
      <w14:ligatures w14:val="none"/>
    </w:rPr>
  </w:style>
  <w:style w:type="character" w:styleId="Hyperlink">
    <w:name w:val="Hyperlink"/>
    <w:basedOn w:val="DefaultParagraphFont"/>
    <w:uiPriority w:val="99"/>
    <w:unhideWhenUsed/>
    <w:rsid w:val="00842A43"/>
    <w:rPr>
      <w:color w:val="467886" w:themeColor="hyperlink"/>
      <w:u w:val="single"/>
    </w:rPr>
  </w:style>
  <w:style w:type="paragraph" w:styleId="Footer">
    <w:name w:val="footer"/>
    <w:basedOn w:val="Normal"/>
    <w:link w:val="FooterChar"/>
    <w:uiPriority w:val="99"/>
    <w:unhideWhenUsed/>
    <w:rsid w:val="00842A43"/>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bidi="ar-SA"/>
      <w14:ligatures w14:val="none"/>
    </w:rPr>
  </w:style>
  <w:style w:type="character" w:customStyle="1" w:styleId="FooterChar">
    <w:name w:val="Footer Char"/>
    <w:basedOn w:val="DefaultParagraphFont"/>
    <w:link w:val="Footer"/>
    <w:uiPriority w:val="99"/>
    <w:rsid w:val="00842A43"/>
    <w:rPr>
      <w:rFonts w:cs="Times New Roman"/>
      <w:kern w:val="0"/>
      <w:sz w:val="22"/>
      <w:szCs w:val="22"/>
      <w:lang w:bidi="ar-SA"/>
      <w14:ligatures w14:val="none"/>
    </w:rPr>
  </w:style>
  <w:style w:type="paragraph" w:styleId="ListParagraph">
    <w:name w:val="List Paragraph"/>
    <w:basedOn w:val="Normal"/>
    <w:uiPriority w:val="34"/>
    <w:qFormat/>
    <w:rsid w:val="00B36953"/>
    <w:pPr>
      <w:ind w:left="720"/>
      <w:contextualSpacing/>
    </w:pPr>
  </w:style>
  <w:style w:type="table" w:styleId="TableGrid0">
    <w:name w:val="Table Grid"/>
    <w:basedOn w:val="TableNormal"/>
    <w:uiPriority w:val="39"/>
    <w:rsid w:val="002D22DB"/>
    <w:pPr>
      <w:spacing w:after="0" w:line="240" w:lineRule="auto"/>
      <w:jc w:val="both"/>
    </w:pPr>
    <w:rPr>
      <w:rFonts w:eastAsiaTheme="minorHAnsi"/>
      <w:kern w:val="0"/>
      <w:sz w:val="22"/>
      <w:szCs w:val="22"/>
      <w:lang w:bidi="ar-SA"/>
      <w14:ligatures w14:val="none"/>
    </w:rPr>
    <w:tblPr/>
  </w:style>
  <w:style w:type="character" w:styleId="Strong">
    <w:name w:val="Strong"/>
    <w:basedOn w:val="DefaultParagraphFont"/>
    <w:uiPriority w:val="22"/>
    <w:qFormat/>
    <w:rsid w:val="00233551"/>
    <w:rPr>
      <w:b/>
      <w:bCs/>
    </w:rPr>
  </w:style>
  <w:style w:type="character" w:customStyle="1" w:styleId="Heading6Char">
    <w:name w:val="Heading 6 Char"/>
    <w:basedOn w:val="DefaultParagraphFont"/>
    <w:link w:val="Heading6"/>
    <w:uiPriority w:val="9"/>
    <w:semiHidden/>
    <w:rsid w:val="00327F67"/>
    <w:rPr>
      <w:rFonts w:asciiTheme="majorHAnsi" w:eastAsiaTheme="majorEastAsia" w:hAnsiTheme="majorHAnsi" w:cstheme="majorBidi"/>
      <w:color w:val="0A2F40" w:themeColor="accent1" w:themeShade="7F"/>
    </w:rPr>
  </w:style>
  <w:style w:type="table" w:styleId="TableGridLight">
    <w:name w:val="Grid Table Light"/>
    <w:basedOn w:val="TableNormal"/>
    <w:uiPriority w:val="40"/>
    <w:rsid w:val="00382A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82A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82A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hyperlink" Target="https://www.who.int/nepal/health-topics/mental-health" TargetMode="External"/><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hyperlink" Target="https://www.who.int/nepal/health-topics/mental-h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hyperlink" Target="https://www.who.int/nepal/health-topics/mental-health" TargetMode="Externa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hyperlink" Target="https://www.who.int/nepal/health-topics/mental-healt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hyperlink" Target="https://www.who.int/nepal/health-topics/mental-health" TargetMode="External"/><Relationship Id="rId30" Type="http://schemas.openxmlformats.org/officeDocument/2006/relationships/hyperlink" Target="https://www.who.int/nepal/health-topics/mental-health" TargetMode="Externa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40F6C1-C83D-46BD-9853-E19791E1E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6566</Words>
  <Characters>37431</Characters>
  <Application>Microsoft Office Word</Application>
  <DocSecurity>0</DocSecurity>
  <Lines>311</Lines>
  <Paragraphs>87</Paragraphs>
  <ScaleCrop>false</ScaleCrop>
  <Company/>
  <LinksUpToDate>false</LinksUpToDate>
  <CharactersWithSpaces>43910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Mijash Sunar</dc:creator>
  <cp:keywords/>
  <cp:lastModifiedBy>Mijash Sunar</cp:lastModifiedBy>
  <cp:revision>201</cp:revision>
  <dcterms:created xsi:type="dcterms:W3CDTF">2025-10-28T21:39:00Z</dcterms:created>
  <dcterms:modified xsi:type="dcterms:W3CDTF">2025-10-30T20:22:00Z</dcterms:modified>
</cp:coreProperties>
</file>